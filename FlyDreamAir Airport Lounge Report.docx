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5DCED" w14:textId="77777777" w:rsidR="00AB52E5" w:rsidRDefault="00AB52E5" w:rsidP="00AB52E5"/>
    <w:p w14:paraId="4BC2A52D" w14:textId="77777777" w:rsidR="00AB52E5" w:rsidRDefault="00AB52E5" w:rsidP="00AB52E5"/>
    <w:p w14:paraId="262733F0" w14:textId="77777777" w:rsidR="00AB52E5" w:rsidRPr="00AB52E5" w:rsidRDefault="00AB52E5" w:rsidP="00AB52E5"/>
    <w:p w14:paraId="54120780" w14:textId="3D3BE5C5" w:rsidR="004A7293" w:rsidRDefault="004A7293" w:rsidP="00AB52E5">
      <w:pPr>
        <w:pStyle w:val="Title"/>
        <w:jc w:val="center"/>
      </w:pPr>
      <w:r w:rsidRPr="00AB52E5">
        <w:rPr>
          <w:rStyle w:val="normaltextrun"/>
        </w:rPr>
        <w:t>Proposal For a New IT Software Syste</w:t>
      </w:r>
      <w:r w:rsidR="00AB52E5">
        <w:rPr>
          <w:rStyle w:val="normaltextrun"/>
        </w:rPr>
        <w:t>m</w:t>
      </w:r>
    </w:p>
    <w:p w14:paraId="287D5044" w14:textId="77777777" w:rsidR="004A7293" w:rsidRDefault="004A7293" w:rsidP="004A7293">
      <w:pPr>
        <w:jc w:val="center"/>
      </w:pPr>
    </w:p>
    <w:p w14:paraId="58DE014B" w14:textId="5E92D3AD" w:rsidR="004A7293" w:rsidRPr="00AB52E5" w:rsidRDefault="00AB52E5" w:rsidP="00AB52E5">
      <w:pPr>
        <w:pStyle w:val="Subtitle"/>
        <w:jc w:val="center"/>
        <w:rPr>
          <w:sz w:val="28"/>
          <w:szCs w:val="28"/>
        </w:rPr>
      </w:pPr>
      <w:r w:rsidRPr="00AB52E5">
        <w:rPr>
          <w:sz w:val="28"/>
          <w:szCs w:val="28"/>
        </w:rPr>
        <w:t>For</w:t>
      </w:r>
      <w:r>
        <w:rPr>
          <w:sz w:val="28"/>
          <w:szCs w:val="28"/>
        </w:rPr>
        <w:t xml:space="preserve"> client: </w:t>
      </w:r>
      <w:r w:rsidRPr="00AB52E5">
        <w:rPr>
          <w:sz w:val="28"/>
          <w:szCs w:val="28"/>
        </w:rPr>
        <w:t>FlyDreamAir</w:t>
      </w:r>
    </w:p>
    <w:p w14:paraId="004A5794" w14:textId="6491E8B0" w:rsidR="004A7293" w:rsidRDefault="005226C4" w:rsidP="005226C4">
      <w:r>
        <w:br w:type="page"/>
      </w:r>
    </w:p>
    <w:p w14:paraId="6FC8AABC" w14:textId="77777777" w:rsidR="004A7293" w:rsidRDefault="004A7293" w:rsidP="004A7293"/>
    <w:p w14:paraId="24565375" w14:textId="211462FC" w:rsidR="00914A07" w:rsidRPr="006821FC" w:rsidRDefault="00914A07">
      <w:pPr>
        <w:pStyle w:val="TOCHeading"/>
      </w:pPr>
      <w:r>
        <w:t>Contents</w:t>
      </w:r>
    </w:p>
    <w:p w14:paraId="3BB742DB" w14:textId="53348132" w:rsidR="00D64934" w:rsidRDefault="27057074" w:rsidP="27057074">
      <w:pPr>
        <w:pStyle w:val="TOC1"/>
        <w:tabs>
          <w:tab w:val="right" w:leader="dot" w:pos="9015"/>
        </w:tabs>
        <w:rPr>
          <w:rStyle w:val="Hyperlink"/>
          <w:noProof/>
          <w:lang w:eastAsia="en-AU"/>
        </w:rPr>
      </w:pPr>
      <w:r>
        <w:fldChar w:fldCharType="begin"/>
      </w:r>
      <w:r w:rsidR="00914A07">
        <w:instrText>TOC \o "1-3" \h \z \u</w:instrText>
      </w:r>
      <w:r>
        <w:fldChar w:fldCharType="separate"/>
      </w:r>
      <w:hyperlink w:anchor="_Toc10752049">
        <w:r w:rsidR="700ECE26" w:rsidRPr="3A36E171">
          <w:rPr>
            <w:rStyle w:val="Hyperlink"/>
          </w:rPr>
          <w:t>Justification of Project Selection</w:t>
        </w:r>
        <w:r w:rsidR="005364F5">
          <w:tab/>
        </w:r>
        <w:r w:rsidR="005364F5">
          <w:fldChar w:fldCharType="begin"/>
        </w:r>
        <w:r w:rsidR="005364F5">
          <w:instrText>PAGEREF _Toc10752049 \h</w:instrText>
        </w:r>
        <w:r w:rsidR="005364F5">
          <w:fldChar w:fldCharType="separate"/>
        </w:r>
        <w:r w:rsidR="700ECE26" w:rsidRPr="3A36E171">
          <w:rPr>
            <w:rStyle w:val="Hyperlink"/>
          </w:rPr>
          <w:t>2</w:t>
        </w:r>
        <w:r w:rsidR="005364F5">
          <w:fldChar w:fldCharType="end"/>
        </w:r>
      </w:hyperlink>
    </w:p>
    <w:p w14:paraId="008CAD92" w14:textId="31B74C7B" w:rsidR="00D64934" w:rsidRDefault="0009585C" w:rsidP="27057074">
      <w:pPr>
        <w:pStyle w:val="TOC1"/>
        <w:tabs>
          <w:tab w:val="right" w:leader="dot" w:pos="9015"/>
        </w:tabs>
        <w:rPr>
          <w:rStyle w:val="Hyperlink"/>
          <w:noProof/>
          <w:lang w:eastAsia="en-AU"/>
        </w:rPr>
      </w:pPr>
      <w:hyperlink w:anchor="_Toc2059499345">
        <w:r w:rsidR="700ECE26" w:rsidRPr="3A36E171">
          <w:rPr>
            <w:rStyle w:val="Hyperlink"/>
          </w:rPr>
          <w:t>Business Case</w:t>
        </w:r>
        <w:r w:rsidR="004459AE">
          <w:tab/>
        </w:r>
        <w:r w:rsidR="004459AE">
          <w:fldChar w:fldCharType="begin"/>
        </w:r>
        <w:r w:rsidR="004459AE">
          <w:instrText>PAGEREF _Toc2059499345 \h</w:instrText>
        </w:r>
        <w:r w:rsidR="004459AE">
          <w:fldChar w:fldCharType="separate"/>
        </w:r>
        <w:r w:rsidR="700ECE26" w:rsidRPr="3A36E171">
          <w:rPr>
            <w:rStyle w:val="Hyperlink"/>
          </w:rPr>
          <w:t>3</w:t>
        </w:r>
        <w:r w:rsidR="004459AE">
          <w:fldChar w:fldCharType="end"/>
        </w:r>
      </w:hyperlink>
    </w:p>
    <w:p w14:paraId="2FEB5DA2" w14:textId="5B688FB8" w:rsidR="00D64934" w:rsidRDefault="0009585C" w:rsidP="27057074">
      <w:pPr>
        <w:pStyle w:val="TOC2"/>
        <w:tabs>
          <w:tab w:val="right" w:leader="dot" w:pos="9015"/>
        </w:tabs>
        <w:rPr>
          <w:rStyle w:val="Hyperlink"/>
          <w:noProof/>
          <w:lang w:eastAsia="en-AU"/>
        </w:rPr>
      </w:pPr>
      <w:hyperlink w:anchor="_Toc370326424">
        <w:r w:rsidR="700ECE26" w:rsidRPr="3A36E171">
          <w:rPr>
            <w:rStyle w:val="Hyperlink"/>
          </w:rPr>
          <w:t>Summary of the Case</w:t>
        </w:r>
        <w:r w:rsidR="004459AE">
          <w:tab/>
        </w:r>
        <w:r w:rsidR="004459AE">
          <w:fldChar w:fldCharType="begin"/>
        </w:r>
        <w:r w:rsidR="004459AE">
          <w:instrText>PAGEREF _Toc370326424 \h</w:instrText>
        </w:r>
        <w:r w:rsidR="004459AE">
          <w:fldChar w:fldCharType="separate"/>
        </w:r>
        <w:r w:rsidR="700ECE26" w:rsidRPr="3A36E171">
          <w:rPr>
            <w:rStyle w:val="Hyperlink"/>
          </w:rPr>
          <w:t>3</w:t>
        </w:r>
        <w:r w:rsidR="004459AE">
          <w:fldChar w:fldCharType="end"/>
        </w:r>
      </w:hyperlink>
    </w:p>
    <w:p w14:paraId="7373CE0A" w14:textId="372500E5" w:rsidR="00D64934" w:rsidRDefault="0009585C" w:rsidP="27057074">
      <w:pPr>
        <w:pStyle w:val="TOC2"/>
        <w:tabs>
          <w:tab w:val="right" w:leader="dot" w:pos="9015"/>
        </w:tabs>
        <w:rPr>
          <w:rStyle w:val="Hyperlink"/>
          <w:noProof/>
          <w:lang w:eastAsia="en-AU"/>
        </w:rPr>
      </w:pPr>
      <w:hyperlink w:anchor="_Toc1636110278">
        <w:r w:rsidR="700ECE26" w:rsidRPr="3A36E171">
          <w:rPr>
            <w:rStyle w:val="Hyperlink"/>
          </w:rPr>
          <w:t>Situation Analysis of Existing Business</w:t>
        </w:r>
        <w:r w:rsidR="004459AE">
          <w:tab/>
        </w:r>
        <w:r w:rsidR="004459AE">
          <w:fldChar w:fldCharType="begin"/>
        </w:r>
        <w:r w:rsidR="004459AE">
          <w:instrText>PAGEREF _Toc1636110278 \h</w:instrText>
        </w:r>
        <w:r w:rsidR="004459AE">
          <w:fldChar w:fldCharType="separate"/>
        </w:r>
        <w:r w:rsidR="700ECE26" w:rsidRPr="3A36E171">
          <w:rPr>
            <w:rStyle w:val="Hyperlink"/>
          </w:rPr>
          <w:t>4</w:t>
        </w:r>
        <w:r w:rsidR="004459AE">
          <w:fldChar w:fldCharType="end"/>
        </w:r>
      </w:hyperlink>
    </w:p>
    <w:p w14:paraId="3CB45832" w14:textId="64EF1F13" w:rsidR="00D64934" w:rsidRDefault="0009585C" w:rsidP="27057074">
      <w:pPr>
        <w:pStyle w:val="TOC2"/>
        <w:tabs>
          <w:tab w:val="right" w:leader="dot" w:pos="9015"/>
        </w:tabs>
        <w:rPr>
          <w:rStyle w:val="Hyperlink"/>
          <w:noProof/>
          <w:lang w:eastAsia="en-AU"/>
        </w:rPr>
      </w:pPr>
      <w:hyperlink w:anchor="_Toc995130075">
        <w:r w:rsidR="700ECE26" w:rsidRPr="3A36E171">
          <w:rPr>
            <w:rStyle w:val="Hyperlink"/>
          </w:rPr>
          <w:t>Costs Benefits Analysis</w:t>
        </w:r>
        <w:r w:rsidR="004459AE">
          <w:tab/>
        </w:r>
        <w:r w:rsidR="004459AE">
          <w:fldChar w:fldCharType="begin"/>
        </w:r>
        <w:r w:rsidR="004459AE">
          <w:instrText>PAGEREF _Toc995130075 \h</w:instrText>
        </w:r>
        <w:r w:rsidR="004459AE">
          <w:fldChar w:fldCharType="separate"/>
        </w:r>
        <w:r w:rsidR="700ECE26" w:rsidRPr="3A36E171">
          <w:rPr>
            <w:rStyle w:val="Hyperlink"/>
          </w:rPr>
          <w:t>6</w:t>
        </w:r>
        <w:r w:rsidR="004459AE">
          <w:fldChar w:fldCharType="end"/>
        </w:r>
      </w:hyperlink>
    </w:p>
    <w:p w14:paraId="6DA85073" w14:textId="26BA35F2" w:rsidR="00D64934" w:rsidRDefault="0009585C" w:rsidP="27057074">
      <w:pPr>
        <w:pStyle w:val="TOC2"/>
        <w:tabs>
          <w:tab w:val="right" w:leader="dot" w:pos="9015"/>
        </w:tabs>
        <w:rPr>
          <w:rStyle w:val="Hyperlink"/>
          <w:noProof/>
          <w:lang w:eastAsia="en-AU"/>
        </w:rPr>
      </w:pPr>
      <w:hyperlink w:anchor="_Toc893405558">
        <w:r w:rsidR="700ECE26" w:rsidRPr="3A36E171">
          <w:rPr>
            <w:rStyle w:val="Hyperlink"/>
          </w:rPr>
          <w:t>Feasibility Study</w:t>
        </w:r>
        <w:r w:rsidR="004459AE">
          <w:tab/>
        </w:r>
        <w:r w:rsidR="004459AE">
          <w:fldChar w:fldCharType="begin"/>
        </w:r>
        <w:r w:rsidR="004459AE">
          <w:instrText>PAGEREF _Toc893405558 \h</w:instrText>
        </w:r>
        <w:r w:rsidR="004459AE">
          <w:fldChar w:fldCharType="separate"/>
        </w:r>
        <w:r w:rsidR="700ECE26" w:rsidRPr="3A36E171">
          <w:rPr>
            <w:rStyle w:val="Hyperlink"/>
          </w:rPr>
          <w:t>8</w:t>
        </w:r>
        <w:r w:rsidR="004459AE">
          <w:fldChar w:fldCharType="end"/>
        </w:r>
      </w:hyperlink>
    </w:p>
    <w:p w14:paraId="6D234742" w14:textId="7870E631" w:rsidR="00D64934" w:rsidRDefault="0009585C" w:rsidP="27057074">
      <w:pPr>
        <w:pStyle w:val="TOC2"/>
        <w:tabs>
          <w:tab w:val="right" w:leader="dot" w:pos="9015"/>
        </w:tabs>
        <w:rPr>
          <w:rStyle w:val="Hyperlink"/>
          <w:noProof/>
          <w:lang w:eastAsia="en-AU"/>
        </w:rPr>
      </w:pPr>
      <w:hyperlink w:anchor="_Toc442053525">
        <w:r w:rsidR="700ECE26" w:rsidRPr="3A36E171">
          <w:rPr>
            <w:rStyle w:val="Hyperlink"/>
          </w:rPr>
          <w:t>SWOT analysis</w:t>
        </w:r>
        <w:r w:rsidR="004459AE">
          <w:tab/>
        </w:r>
        <w:r w:rsidR="004459AE">
          <w:fldChar w:fldCharType="begin"/>
        </w:r>
        <w:r w:rsidR="004459AE">
          <w:instrText>PAGEREF _Toc442053525 \h</w:instrText>
        </w:r>
        <w:r w:rsidR="004459AE">
          <w:fldChar w:fldCharType="separate"/>
        </w:r>
        <w:r w:rsidR="700ECE26" w:rsidRPr="3A36E171">
          <w:rPr>
            <w:rStyle w:val="Hyperlink"/>
          </w:rPr>
          <w:t>10</w:t>
        </w:r>
        <w:r w:rsidR="004459AE">
          <w:fldChar w:fldCharType="end"/>
        </w:r>
      </w:hyperlink>
    </w:p>
    <w:p w14:paraId="7D719600" w14:textId="38722B3A" w:rsidR="00D64934" w:rsidRDefault="0009585C" w:rsidP="27057074">
      <w:pPr>
        <w:pStyle w:val="TOC1"/>
        <w:tabs>
          <w:tab w:val="right" w:leader="dot" w:pos="9015"/>
        </w:tabs>
        <w:rPr>
          <w:rStyle w:val="Hyperlink"/>
          <w:noProof/>
          <w:lang w:eastAsia="en-AU"/>
        </w:rPr>
      </w:pPr>
      <w:hyperlink w:anchor="_Toc2028814916">
        <w:r w:rsidR="700ECE26" w:rsidRPr="3A36E171">
          <w:rPr>
            <w:rStyle w:val="Hyperlink"/>
          </w:rPr>
          <w:t>Project Charter</w:t>
        </w:r>
        <w:r w:rsidR="004459AE">
          <w:tab/>
        </w:r>
        <w:r w:rsidR="004459AE">
          <w:fldChar w:fldCharType="begin"/>
        </w:r>
        <w:r w:rsidR="004459AE">
          <w:instrText>PAGEREF _Toc2028814916 \h</w:instrText>
        </w:r>
        <w:r w:rsidR="004459AE">
          <w:fldChar w:fldCharType="separate"/>
        </w:r>
        <w:r w:rsidR="700ECE26" w:rsidRPr="3A36E171">
          <w:rPr>
            <w:rStyle w:val="Hyperlink"/>
          </w:rPr>
          <w:t>11</w:t>
        </w:r>
        <w:r w:rsidR="004459AE">
          <w:fldChar w:fldCharType="end"/>
        </w:r>
      </w:hyperlink>
    </w:p>
    <w:p w14:paraId="099474EA" w14:textId="03C362C8" w:rsidR="00D64934" w:rsidRDefault="0009585C" w:rsidP="27057074">
      <w:pPr>
        <w:pStyle w:val="TOC1"/>
        <w:tabs>
          <w:tab w:val="right" w:leader="dot" w:pos="9015"/>
        </w:tabs>
        <w:rPr>
          <w:rStyle w:val="Hyperlink"/>
          <w:noProof/>
          <w:lang w:eastAsia="en-AU"/>
        </w:rPr>
      </w:pPr>
      <w:hyperlink w:anchor="_Toc1708576177">
        <w:r w:rsidR="700ECE26" w:rsidRPr="3A36E171">
          <w:rPr>
            <w:rStyle w:val="Hyperlink"/>
          </w:rPr>
          <w:t>Project Scope Management</w:t>
        </w:r>
        <w:r w:rsidR="004459AE">
          <w:tab/>
        </w:r>
        <w:r w:rsidR="004459AE">
          <w:fldChar w:fldCharType="begin"/>
        </w:r>
        <w:r w:rsidR="004459AE">
          <w:instrText>PAGEREF _Toc1708576177 \h</w:instrText>
        </w:r>
        <w:r w:rsidR="004459AE">
          <w:fldChar w:fldCharType="separate"/>
        </w:r>
        <w:r w:rsidR="700ECE26" w:rsidRPr="3A36E171">
          <w:rPr>
            <w:rStyle w:val="Hyperlink"/>
          </w:rPr>
          <w:t>13</w:t>
        </w:r>
        <w:r w:rsidR="004459AE">
          <w:fldChar w:fldCharType="end"/>
        </w:r>
      </w:hyperlink>
    </w:p>
    <w:p w14:paraId="1F55F2AD" w14:textId="239F1738" w:rsidR="00D64934" w:rsidRDefault="0009585C" w:rsidP="27057074">
      <w:pPr>
        <w:pStyle w:val="TOC1"/>
        <w:tabs>
          <w:tab w:val="right" w:leader="dot" w:pos="9015"/>
        </w:tabs>
        <w:rPr>
          <w:rStyle w:val="Hyperlink"/>
          <w:noProof/>
          <w:lang w:eastAsia="en-AU"/>
        </w:rPr>
      </w:pPr>
      <w:hyperlink w:anchor="_Toc598513886">
        <w:r w:rsidR="700ECE26" w:rsidRPr="3A36E171">
          <w:rPr>
            <w:rStyle w:val="Hyperlink"/>
          </w:rPr>
          <w:t>Work Breakdown Structure (WBS) and Project Schedule</w:t>
        </w:r>
        <w:r w:rsidR="004459AE">
          <w:tab/>
        </w:r>
        <w:r w:rsidR="004459AE">
          <w:fldChar w:fldCharType="begin"/>
        </w:r>
        <w:r w:rsidR="004459AE">
          <w:instrText>PAGEREF _Toc598513886 \h</w:instrText>
        </w:r>
        <w:r w:rsidR="004459AE">
          <w:fldChar w:fldCharType="separate"/>
        </w:r>
        <w:r w:rsidR="700ECE26" w:rsidRPr="3A36E171">
          <w:rPr>
            <w:rStyle w:val="Hyperlink"/>
          </w:rPr>
          <w:t>15</w:t>
        </w:r>
        <w:r w:rsidR="004459AE">
          <w:fldChar w:fldCharType="end"/>
        </w:r>
      </w:hyperlink>
    </w:p>
    <w:p w14:paraId="3F4B9D21" w14:textId="721146EF" w:rsidR="00D64934" w:rsidRDefault="0009585C" w:rsidP="27057074">
      <w:pPr>
        <w:pStyle w:val="TOC1"/>
        <w:tabs>
          <w:tab w:val="right" w:leader="dot" w:pos="9015"/>
        </w:tabs>
        <w:rPr>
          <w:rStyle w:val="Hyperlink"/>
          <w:noProof/>
          <w:lang w:eastAsia="en-AU"/>
        </w:rPr>
      </w:pPr>
      <w:hyperlink w:anchor="_Toc809512084">
        <w:r w:rsidR="700ECE26" w:rsidRPr="3A36E171">
          <w:rPr>
            <w:rStyle w:val="Hyperlink"/>
          </w:rPr>
          <w:t>WBS Dictionary</w:t>
        </w:r>
        <w:r w:rsidR="004459AE">
          <w:tab/>
        </w:r>
        <w:r w:rsidR="004459AE">
          <w:fldChar w:fldCharType="begin"/>
        </w:r>
        <w:r w:rsidR="004459AE">
          <w:instrText>PAGEREF _Toc809512084 \h</w:instrText>
        </w:r>
        <w:r w:rsidR="004459AE">
          <w:fldChar w:fldCharType="separate"/>
        </w:r>
        <w:r w:rsidR="700ECE26" w:rsidRPr="3A36E171">
          <w:rPr>
            <w:rStyle w:val="Hyperlink"/>
          </w:rPr>
          <w:t>15</w:t>
        </w:r>
        <w:r w:rsidR="004459AE">
          <w:fldChar w:fldCharType="end"/>
        </w:r>
      </w:hyperlink>
    </w:p>
    <w:p w14:paraId="52D7E35D" w14:textId="7A6ABCB1" w:rsidR="00D64934" w:rsidRDefault="0009585C" w:rsidP="27057074">
      <w:pPr>
        <w:pStyle w:val="TOC1"/>
        <w:tabs>
          <w:tab w:val="right" w:leader="dot" w:pos="9015"/>
        </w:tabs>
        <w:rPr>
          <w:rStyle w:val="Hyperlink"/>
          <w:noProof/>
          <w:lang w:eastAsia="en-AU"/>
        </w:rPr>
      </w:pPr>
      <w:hyperlink w:anchor="_Toc891485634">
        <w:r w:rsidR="700ECE26" w:rsidRPr="3A36E171">
          <w:rPr>
            <w:rStyle w:val="Hyperlink"/>
          </w:rPr>
          <w:t>Risk Management</w:t>
        </w:r>
        <w:r w:rsidR="004459AE">
          <w:tab/>
        </w:r>
        <w:r w:rsidR="004459AE">
          <w:fldChar w:fldCharType="begin"/>
        </w:r>
        <w:r w:rsidR="004459AE">
          <w:instrText>PAGEREF _Toc891485634 \h</w:instrText>
        </w:r>
        <w:r w:rsidR="004459AE">
          <w:fldChar w:fldCharType="separate"/>
        </w:r>
        <w:r w:rsidR="700ECE26" w:rsidRPr="3A36E171">
          <w:rPr>
            <w:rStyle w:val="Hyperlink"/>
          </w:rPr>
          <w:t>15</w:t>
        </w:r>
        <w:r w:rsidR="004459AE">
          <w:fldChar w:fldCharType="end"/>
        </w:r>
      </w:hyperlink>
    </w:p>
    <w:p w14:paraId="3F3A4199" w14:textId="118AB3C4" w:rsidR="00D64934" w:rsidRDefault="0009585C" w:rsidP="27057074">
      <w:pPr>
        <w:pStyle w:val="TOC2"/>
        <w:tabs>
          <w:tab w:val="right" w:leader="dot" w:pos="9015"/>
        </w:tabs>
        <w:rPr>
          <w:rStyle w:val="Hyperlink"/>
          <w:noProof/>
          <w:lang w:eastAsia="en-AU"/>
        </w:rPr>
      </w:pPr>
      <w:hyperlink w:anchor="_Toc1160948255">
        <w:r w:rsidR="700ECE26" w:rsidRPr="3A36E171">
          <w:rPr>
            <w:rStyle w:val="Hyperlink"/>
          </w:rPr>
          <w:t>Risk Identification</w:t>
        </w:r>
        <w:r w:rsidR="004459AE">
          <w:tab/>
        </w:r>
        <w:r w:rsidR="004459AE">
          <w:fldChar w:fldCharType="begin"/>
        </w:r>
        <w:r w:rsidR="004459AE">
          <w:instrText>PAGEREF _Toc1160948255 \h</w:instrText>
        </w:r>
        <w:r w:rsidR="004459AE">
          <w:fldChar w:fldCharType="separate"/>
        </w:r>
        <w:r w:rsidR="700ECE26" w:rsidRPr="3A36E171">
          <w:rPr>
            <w:rStyle w:val="Hyperlink"/>
          </w:rPr>
          <w:t>15</w:t>
        </w:r>
        <w:r w:rsidR="004459AE">
          <w:fldChar w:fldCharType="end"/>
        </w:r>
      </w:hyperlink>
    </w:p>
    <w:p w14:paraId="38F36A1E" w14:textId="4B8D5E24" w:rsidR="00D64934" w:rsidRDefault="0009585C" w:rsidP="27057074">
      <w:pPr>
        <w:pStyle w:val="TOC2"/>
        <w:tabs>
          <w:tab w:val="right" w:leader="dot" w:pos="9015"/>
        </w:tabs>
        <w:rPr>
          <w:rStyle w:val="Hyperlink"/>
          <w:noProof/>
          <w:lang w:eastAsia="en-AU"/>
        </w:rPr>
      </w:pPr>
      <w:hyperlink w:anchor="_Toc1112263697">
        <w:r w:rsidR="700ECE26" w:rsidRPr="3A36E171">
          <w:rPr>
            <w:rStyle w:val="Hyperlink"/>
          </w:rPr>
          <w:t>Risk Assessment</w:t>
        </w:r>
        <w:r w:rsidR="004459AE">
          <w:tab/>
        </w:r>
        <w:r w:rsidR="004459AE">
          <w:fldChar w:fldCharType="begin"/>
        </w:r>
        <w:r w:rsidR="004459AE">
          <w:instrText>PAGEREF _Toc1112263697 \h</w:instrText>
        </w:r>
        <w:r w:rsidR="004459AE">
          <w:fldChar w:fldCharType="separate"/>
        </w:r>
        <w:r w:rsidR="700ECE26" w:rsidRPr="3A36E171">
          <w:rPr>
            <w:rStyle w:val="Hyperlink"/>
          </w:rPr>
          <w:t>15</w:t>
        </w:r>
        <w:r w:rsidR="004459AE">
          <w:fldChar w:fldCharType="end"/>
        </w:r>
      </w:hyperlink>
    </w:p>
    <w:p w14:paraId="6D3ACB13" w14:textId="1A1884CD" w:rsidR="00D64934" w:rsidRDefault="0009585C" w:rsidP="27057074">
      <w:pPr>
        <w:pStyle w:val="TOC2"/>
        <w:tabs>
          <w:tab w:val="right" w:leader="dot" w:pos="9015"/>
        </w:tabs>
        <w:rPr>
          <w:rStyle w:val="Hyperlink"/>
          <w:noProof/>
          <w:lang w:eastAsia="en-AU"/>
        </w:rPr>
      </w:pPr>
      <w:hyperlink w:anchor="_Toc203641516">
        <w:r w:rsidR="700ECE26" w:rsidRPr="3A36E171">
          <w:rPr>
            <w:rStyle w:val="Hyperlink"/>
          </w:rPr>
          <w:t>Risk Mitigation</w:t>
        </w:r>
        <w:r w:rsidR="004459AE">
          <w:tab/>
        </w:r>
        <w:r w:rsidR="004459AE">
          <w:fldChar w:fldCharType="begin"/>
        </w:r>
        <w:r w:rsidR="004459AE">
          <w:instrText>PAGEREF _Toc203641516 \h</w:instrText>
        </w:r>
        <w:r w:rsidR="004459AE">
          <w:fldChar w:fldCharType="separate"/>
        </w:r>
        <w:r w:rsidR="700ECE26" w:rsidRPr="3A36E171">
          <w:rPr>
            <w:rStyle w:val="Hyperlink"/>
          </w:rPr>
          <w:t>15</w:t>
        </w:r>
        <w:r w:rsidR="004459AE">
          <w:fldChar w:fldCharType="end"/>
        </w:r>
      </w:hyperlink>
    </w:p>
    <w:p w14:paraId="038D915D" w14:textId="77A0DAD7" w:rsidR="00D64934" w:rsidRDefault="0009585C" w:rsidP="27057074">
      <w:pPr>
        <w:pStyle w:val="TOC1"/>
        <w:tabs>
          <w:tab w:val="right" w:leader="dot" w:pos="9015"/>
        </w:tabs>
        <w:rPr>
          <w:rStyle w:val="Hyperlink"/>
          <w:noProof/>
          <w:lang w:eastAsia="en-AU"/>
        </w:rPr>
      </w:pPr>
      <w:hyperlink w:anchor="_Toc1118251832">
        <w:r w:rsidR="700ECE26" w:rsidRPr="3A36E171">
          <w:rPr>
            <w:rStyle w:val="Hyperlink"/>
          </w:rPr>
          <w:t>Effort/Cost Estimation</w:t>
        </w:r>
        <w:r w:rsidR="004459AE">
          <w:tab/>
        </w:r>
        <w:r w:rsidR="004459AE">
          <w:fldChar w:fldCharType="begin"/>
        </w:r>
        <w:r w:rsidR="004459AE">
          <w:instrText>PAGEREF _Toc1118251832 \h</w:instrText>
        </w:r>
        <w:r w:rsidR="004459AE">
          <w:fldChar w:fldCharType="separate"/>
        </w:r>
        <w:r w:rsidR="700ECE26" w:rsidRPr="3A36E171">
          <w:rPr>
            <w:rStyle w:val="Hyperlink"/>
          </w:rPr>
          <w:t>15</w:t>
        </w:r>
        <w:r w:rsidR="004459AE">
          <w:fldChar w:fldCharType="end"/>
        </w:r>
      </w:hyperlink>
    </w:p>
    <w:p w14:paraId="60E13502" w14:textId="3546FFDD" w:rsidR="27057074" w:rsidRDefault="0009585C" w:rsidP="27057074">
      <w:pPr>
        <w:pStyle w:val="TOC1"/>
        <w:tabs>
          <w:tab w:val="right" w:leader="dot" w:pos="9015"/>
        </w:tabs>
        <w:rPr>
          <w:rStyle w:val="Hyperlink"/>
        </w:rPr>
      </w:pPr>
      <w:hyperlink w:anchor="_Toc53071087">
        <w:r w:rsidR="700ECE26" w:rsidRPr="3A36E171">
          <w:rPr>
            <w:rStyle w:val="Hyperlink"/>
          </w:rPr>
          <w:t>Evidence of Effective use of Version System Control</w:t>
        </w:r>
        <w:r w:rsidR="004459AE">
          <w:tab/>
        </w:r>
        <w:r w:rsidR="004459AE">
          <w:fldChar w:fldCharType="begin"/>
        </w:r>
        <w:r w:rsidR="004459AE">
          <w:instrText>PAGEREF _Toc53071087 \h</w:instrText>
        </w:r>
        <w:r w:rsidR="004459AE">
          <w:fldChar w:fldCharType="separate"/>
        </w:r>
        <w:r w:rsidR="700ECE26" w:rsidRPr="3A36E171">
          <w:rPr>
            <w:rStyle w:val="Hyperlink"/>
          </w:rPr>
          <w:t>15</w:t>
        </w:r>
        <w:r w:rsidR="004459AE">
          <w:fldChar w:fldCharType="end"/>
        </w:r>
      </w:hyperlink>
    </w:p>
    <w:p w14:paraId="06463B91" w14:textId="44461362" w:rsidR="27057074" w:rsidRDefault="0009585C" w:rsidP="27057074">
      <w:pPr>
        <w:pStyle w:val="TOC1"/>
        <w:tabs>
          <w:tab w:val="right" w:leader="dot" w:pos="9015"/>
        </w:tabs>
        <w:rPr>
          <w:rStyle w:val="Hyperlink"/>
        </w:rPr>
      </w:pPr>
      <w:hyperlink w:anchor="_Toc361847742">
        <w:r w:rsidR="700ECE26" w:rsidRPr="3A36E171">
          <w:rPr>
            <w:rStyle w:val="Hyperlink"/>
          </w:rPr>
          <w:t>Project Closing and Lesson Learnt</w:t>
        </w:r>
        <w:r w:rsidR="004459AE">
          <w:tab/>
        </w:r>
        <w:r w:rsidR="004459AE">
          <w:fldChar w:fldCharType="begin"/>
        </w:r>
        <w:r w:rsidR="004459AE">
          <w:instrText>PAGEREF _Toc361847742 \h</w:instrText>
        </w:r>
        <w:r w:rsidR="004459AE">
          <w:fldChar w:fldCharType="separate"/>
        </w:r>
        <w:r w:rsidR="700ECE26" w:rsidRPr="3A36E171">
          <w:rPr>
            <w:rStyle w:val="Hyperlink"/>
          </w:rPr>
          <w:t>15</w:t>
        </w:r>
        <w:r w:rsidR="004459AE">
          <w:fldChar w:fldCharType="end"/>
        </w:r>
      </w:hyperlink>
    </w:p>
    <w:p w14:paraId="7EEEA6BD" w14:textId="52B3769E" w:rsidR="27057074" w:rsidRDefault="0009585C" w:rsidP="27057074">
      <w:pPr>
        <w:pStyle w:val="TOC1"/>
        <w:tabs>
          <w:tab w:val="right" w:leader="dot" w:pos="9015"/>
        </w:tabs>
        <w:rPr>
          <w:rStyle w:val="Hyperlink"/>
        </w:rPr>
      </w:pPr>
      <w:hyperlink w:anchor="_Toc606734506">
        <w:r w:rsidR="700ECE26" w:rsidRPr="3A36E171">
          <w:rPr>
            <w:rStyle w:val="Hyperlink"/>
          </w:rPr>
          <w:t>Meeting Records</w:t>
        </w:r>
        <w:r w:rsidR="004459AE">
          <w:tab/>
        </w:r>
        <w:r w:rsidR="004459AE">
          <w:fldChar w:fldCharType="begin"/>
        </w:r>
        <w:r w:rsidR="004459AE">
          <w:instrText>PAGEREF _Toc606734506 \h</w:instrText>
        </w:r>
        <w:r w:rsidR="004459AE">
          <w:fldChar w:fldCharType="separate"/>
        </w:r>
        <w:r w:rsidR="700ECE26" w:rsidRPr="3A36E171">
          <w:rPr>
            <w:rStyle w:val="Hyperlink"/>
          </w:rPr>
          <w:t>15</w:t>
        </w:r>
        <w:r w:rsidR="004459AE">
          <w:fldChar w:fldCharType="end"/>
        </w:r>
      </w:hyperlink>
      <w:r w:rsidR="27057074">
        <w:fldChar w:fldCharType="end"/>
      </w:r>
    </w:p>
    <w:p w14:paraId="4AFA7A36" w14:textId="5AE51C8E" w:rsidR="00AB52E5" w:rsidRDefault="00AB52E5" w:rsidP="004A7293">
      <w:pPr>
        <w:rPr>
          <w:b/>
          <w:bCs/>
          <w:noProof/>
        </w:rPr>
      </w:pPr>
    </w:p>
    <w:p w14:paraId="69FA64AD" w14:textId="4EEBE69A" w:rsidR="00EC4133" w:rsidRDefault="00AB52E5" w:rsidP="004A7293">
      <w:r>
        <w:br w:type="page"/>
      </w:r>
    </w:p>
    <w:p w14:paraId="25FD4042" w14:textId="211462FC" w:rsidR="00DA6314" w:rsidRPr="00F20FC9" w:rsidRDefault="00EC4133" w:rsidP="00F20FC9">
      <w:pPr>
        <w:pStyle w:val="Heading1"/>
        <w:rPr>
          <w:rStyle w:val="normaltextrun"/>
        </w:rPr>
      </w:pPr>
      <w:bookmarkStart w:id="0" w:name="_Toc10752049"/>
      <w:r w:rsidRPr="27057074">
        <w:rPr>
          <w:rStyle w:val="normaltextrun"/>
        </w:rPr>
        <w:t>Justification of Project Selection</w:t>
      </w:r>
      <w:bookmarkEnd w:id="0"/>
    </w:p>
    <w:p w14:paraId="720AA6B7" w14:textId="22BC5D62" w:rsidR="00786738" w:rsidRDefault="007C1EBF" w:rsidP="00EC4133">
      <w:r>
        <w:t>Macrosoft was hired by FlyDreamAir to investigate options to upgrade existing IT infrastructure</w:t>
      </w:r>
      <w:r w:rsidR="00610763">
        <w:t xml:space="preserve">. </w:t>
      </w:r>
      <w:r w:rsidR="00791F78" w:rsidRPr="00791F78">
        <w:t xml:space="preserve">Macrosoft has </w:t>
      </w:r>
      <w:r w:rsidR="008E209D" w:rsidRPr="00791F78">
        <w:t>analysed</w:t>
      </w:r>
      <w:r w:rsidR="00791F78" w:rsidRPr="00791F78">
        <w:t xml:space="preserve"> the three </w:t>
      </w:r>
      <w:r w:rsidR="00791F78" w:rsidRPr="00F20FC9">
        <w:t>projects</w:t>
      </w:r>
      <w:r w:rsidR="00610763">
        <w:t xml:space="preserve"> </w:t>
      </w:r>
      <w:r w:rsidR="00791F78" w:rsidRPr="00791F78">
        <w:t xml:space="preserve">proposed </w:t>
      </w:r>
      <w:r w:rsidR="00610763">
        <w:t xml:space="preserve">by FlyDreamAir </w:t>
      </w:r>
      <w:r w:rsidR="00791F78" w:rsidRPr="00F20FC9">
        <w:t xml:space="preserve"> </w:t>
      </w:r>
      <w:r w:rsidR="00791F78" w:rsidRPr="00791F78">
        <w:t xml:space="preserve">and </w:t>
      </w:r>
      <w:r w:rsidR="00DE5460">
        <w:t>recommends</w:t>
      </w:r>
      <w:r w:rsidR="00791F78" w:rsidRPr="00791F78">
        <w:t xml:space="preserve"> Project 3, the Airport Lounge Management System. The decision was based on</w:t>
      </w:r>
      <w:r w:rsidR="009F338F">
        <w:t xml:space="preserve"> </w:t>
      </w:r>
      <w:r w:rsidR="00791F78" w:rsidRPr="00791F78">
        <w:t xml:space="preserve">the cost and benefits, risks, alignment with business objectives, stakeholder satisfaction, user acceptance, and other factors. </w:t>
      </w:r>
      <w:r w:rsidR="00791F78" w:rsidRPr="00F20FC9">
        <w:t>Th</w:t>
      </w:r>
      <w:r w:rsidR="00B14726" w:rsidRPr="00F20FC9">
        <w:t>is</w:t>
      </w:r>
      <w:r w:rsidR="00791F78" w:rsidRPr="00F20FC9">
        <w:t xml:space="preserve"> </w:t>
      </w:r>
      <w:r w:rsidR="00417EE3">
        <w:t>an</w:t>
      </w:r>
      <w:r w:rsidR="00BF1227">
        <w:t>a</w:t>
      </w:r>
      <w:r w:rsidR="00417EE3">
        <w:t>lysis</w:t>
      </w:r>
      <w:r w:rsidR="00791F78" w:rsidRPr="00791F78">
        <w:t xml:space="preserve"> indicated that Project 3 offers the most value and is the most feasible to implement within budget and time constraints. The Airport Lounge Management System will allow the airline to better manage its lounges worldwide, streamline customer membership and bookings, and improve the overall customer experience.</w:t>
      </w:r>
      <w:r w:rsidR="0067606D">
        <w:t xml:space="preserve"> </w:t>
      </w:r>
      <w:r w:rsidR="001C6B60">
        <w:t xml:space="preserve">To evaluate </w:t>
      </w:r>
      <w:r w:rsidR="00B82EEC">
        <w:t>this</w:t>
      </w:r>
      <w:r w:rsidR="00A773B9">
        <w:t xml:space="preserve">, a </w:t>
      </w:r>
      <w:r w:rsidR="00C9128D">
        <w:t xml:space="preserve">weighted score </w:t>
      </w:r>
      <w:r w:rsidR="006535CE">
        <w:t xml:space="preserve">model </w:t>
      </w:r>
      <w:r w:rsidR="003A35E1">
        <w:t>was</w:t>
      </w:r>
      <w:r w:rsidR="002530C3">
        <w:t xml:space="preserve"> conducted.</w:t>
      </w:r>
    </w:p>
    <w:p w14:paraId="36F15E1E" w14:textId="608501D2" w:rsidR="00786738" w:rsidRDefault="00786738" w:rsidP="00EC4133"/>
    <w:p w14:paraId="6D10272F" w14:textId="1DAAA7BA" w:rsidR="003D4C03" w:rsidRDefault="0096232F" w:rsidP="00EC4133">
      <w:r>
        <w:t xml:space="preserve">Weighted Score Model </w:t>
      </w:r>
    </w:p>
    <w:tbl>
      <w:tblPr>
        <w:tblStyle w:val="TableGrid"/>
        <w:tblW w:w="0" w:type="auto"/>
        <w:tblLook w:val="04A0" w:firstRow="1" w:lastRow="0" w:firstColumn="1" w:lastColumn="0" w:noHBand="0" w:noVBand="1"/>
      </w:tblPr>
      <w:tblGrid>
        <w:gridCol w:w="2689"/>
        <w:gridCol w:w="917"/>
        <w:gridCol w:w="1803"/>
        <w:gridCol w:w="1803"/>
        <w:gridCol w:w="1804"/>
      </w:tblGrid>
      <w:tr w:rsidR="00397023" w14:paraId="24DCD766" w14:textId="77777777" w:rsidTr="008E1EA2">
        <w:trPr>
          <w:trHeight w:val="199"/>
        </w:trPr>
        <w:tc>
          <w:tcPr>
            <w:tcW w:w="2689" w:type="dxa"/>
          </w:tcPr>
          <w:p w14:paraId="65C8DE37" w14:textId="0F035EB5" w:rsidR="00397023" w:rsidRPr="00397023" w:rsidRDefault="00533EC7" w:rsidP="00EC4133">
            <w:pPr>
              <w:rPr>
                <w:rStyle w:val="normaltextrun"/>
                <w:rFonts w:ascii="Calibri" w:hAnsi="Calibri" w:cs="Calibri"/>
                <w:b/>
                <w:bCs/>
                <w:color w:val="4472C4"/>
                <w:sz w:val="22"/>
                <w:szCs w:val="22"/>
                <w:shd w:val="clear" w:color="auto" w:fill="FFFFFF"/>
              </w:rPr>
            </w:pPr>
            <w:r>
              <w:rPr>
                <w:rStyle w:val="normaltextrun"/>
                <w:rFonts w:ascii="Calibri" w:hAnsi="Calibri" w:cs="Calibri"/>
                <w:b/>
                <w:bCs/>
                <w:color w:val="4472C4"/>
                <w:sz w:val="22"/>
                <w:szCs w:val="22"/>
                <w:shd w:val="clear" w:color="auto" w:fill="FFFFFF"/>
              </w:rPr>
              <w:t>Criteria</w:t>
            </w:r>
          </w:p>
        </w:tc>
        <w:tc>
          <w:tcPr>
            <w:tcW w:w="917" w:type="dxa"/>
          </w:tcPr>
          <w:p w14:paraId="6601E29B" w14:textId="613A9D51" w:rsidR="00397023" w:rsidRPr="00B85930" w:rsidRDefault="003509D2" w:rsidP="00EC4133">
            <w:pPr>
              <w:rPr>
                <w:rStyle w:val="normaltextrun"/>
                <w:rFonts w:ascii="Calibri" w:hAnsi="Calibri" w:cs="Calibri"/>
                <w:b/>
                <w:bCs/>
                <w:color w:val="4472C4"/>
                <w:sz w:val="22"/>
                <w:szCs w:val="22"/>
                <w:shd w:val="clear" w:color="auto" w:fill="FFFFFF"/>
              </w:rPr>
            </w:pPr>
            <w:r w:rsidRPr="00B85930">
              <w:rPr>
                <w:rStyle w:val="normaltextrun"/>
                <w:rFonts w:ascii="Calibri" w:hAnsi="Calibri" w:cs="Calibri"/>
                <w:b/>
                <w:bCs/>
                <w:color w:val="4472C4"/>
                <w:sz w:val="22"/>
                <w:szCs w:val="22"/>
                <w:shd w:val="clear" w:color="auto" w:fill="FFFFFF"/>
              </w:rPr>
              <w:t>Weight</w:t>
            </w:r>
          </w:p>
        </w:tc>
        <w:tc>
          <w:tcPr>
            <w:tcW w:w="1803" w:type="dxa"/>
          </w:tcPr>
          <w:p w14:paraId="715F5376" w14:textId="5D03E4E6" w:rsidR="00397023" w:rsidRPr="00B85930" w:rsidRDefault="00017E86" w:rsidP="00EC4133">
            <w:pPr>
              <w:rPr>
                <w:rStyle w:val="normaltextrun"/>
                <w:rFonts w:ascii="Calibri" w:hAnsi="Calibri" w:cs="Calibri"/>
                <w:b/>
                <w:bCs/>
                <w:color w:val="4472C4"/>
                <w:sz w:val="22"/>
                <w:szCs w:val="22"/>
                <w:shd w:val="clear" w:color="auto" w:fill="FFFFFF"/>
              </w:rPr>
            </w:pPr>
            <w:r w:rsidRPr="00017E86">
              <w:rPr>
                <w:rFonts w:ascii="Calibri" w:hAnsi="Calibri" w:cs="Calibri"/>
                <w:b/>
                <w:bCs/>
                <w:color w:val="4472C4"/>
                <w:sz w:val="22"/>
                <w:szCs w:val="22"/>
                <w:shd w:val="clear" w:color="auto" w:fill="FFFFFF"/>
              </w:rPr>
              <w:t>Flight Management System</w:t>
            </w:r>
          </w:p>
        </w:tc>
        <w:tc>
          <w:tcPr>
            <w:tcW w:w="1803" w:type="dxa"/>
          </w:tcPr>
          <w:p w14:paraId="7111B912" w14:textId="0B559191" w:rsidR="00397023" w:rsidRPr="00B85930" w:rsidRDefault="001B53FE" w:rsidP="00EC4133">
            <w:pPr>
              <w:rPr>
                <w:rStyle w:val="normaltextrun"/>
                <w:rFonts w:ascii="Calibri" w:hAnsi="Calibri" w:cs="Calibri"/>
                <w:b/>
                <w:bCs/>
                <w:color w:val="4472C4"/>
                <w:sz w:val="22"/>
                <w:szCs w:val="22"/>
                <w:shd w:val="clear" w:color="auto" w:fill="FFFFFF"/>
              </w:rPr>
            </w:pPr>
            <w:r w:rsidRPr="00B85930">
              <w:rPr>
                <w:rStyle w:val="normaltextrun"/>
                <w:rFonts w:ascii="Calibri" w:hAnsi="Calibri" w:cs="Calibri"/>
                <w:b/>
                <w:bCs/>
                <w:color w:val="4472C4"/>
                <w:sz w:val="22"/>
                <w:szCs w:val="22"/>
                <w:shd w:val="clear" w:color="auto" w:fill="FFFFFF"/>
              </w:rPr>
              <w:t>Loyalty Program</w:t>
            </w:r>
            <w:r w:rsidR="002345F2">
              <w:rPr>
                <w:rStyle w:val="normaltextrun"/>
                <w:rFonts w:ascii="Calibri" w:hAnsi="Calibri" w:cs="Calibri"/>
                <w:b/>
                <w:bCs/>
                <w:color w:val="4472C4"/>
                <w:sz w:val="22"/>
                <w:szCs w:val="22"/>
                <w:shd w:val="clear" w:color="auto" w:fill="FFFFFF"/>
              </w:rPr>
              <w:t xml:space="preserve"> </w:t>
            </w:r>
            <w:r w:rsidR="002345F2" w:rsidRPr="00017E86">
              <w:rPr>
                <w:rFonts w:ascii="Calibri" w:hAnsi="Calibri" w:cs="Calibri"/>
                <w:b/>
                <w:bCs/>
                <w:color w:val="4472C4"/>
                <w:sz w:val="22"/>
                <w:szCs w:val="22"/>
                <w:shd w:val="clear" w:color="auto" w:fill="FFFFFF"/>
              </w:rPr>
              <w:t>Management System</w:t>
            </w:r>
            <w:r w:rsidRPr="00B85930">
              <w:rPr>
                <w:rStyle w:val="normaltextrun"/>
                <w:rFonts w:ascii="Calibri" w:hAnsi="Calibri" w:cs="Calibri"/>
                <w:b/>
                <w:bCs/>
                <w:color w:val="4472C4"/>
                <w:sz w:val="22"/>
                <w:szCs w:val="22"/>
                <w:shd w:val="clear" w:color="auto" w:fill="FFFFFF"/>
              </w:rPr>
              <w:t xml:space="preserve"> </w:t>
            </w:r>
          </w:p>
        </w:tc>
        <w:tc>
          <w:tcPr>
            <w:tcW w:w="1804" w:type="dxa"/>
          </w:tcPr>
          <w:p w14:paraId="4FF5D442" w14:textId="0110DDC3" w:rsidR="00397023" w:rsidRPr="00B85930" w:rsidRDefault="00603737" w:rsidP="00EC4133">
            <w:pPr>
              <w:rPr>
                <w:rStyle w:val="normaltextrun"/>
                <w:rFonts w:ascii="Calibri" w:hAnsi="Calibri" w:cs="Calibri"/>
                <w:b/>
                <w:bCs/>
                <w:color w:val="4472C4"/>
                <w:sz w:val="22"/>
                <w:szCs w:val="22"/>
                <w:shd w:val="clear" w:color="auto" w:fill="FFFFFF"/>
              </w:rPr>
            </w:pPr>
            <w:r w:rsidRPr="00B85930">
              <w:rPr>
                <w:rStyle w:val="normaltextrun"/>
                <w:rFonts w:ascii="Calibri" w:hAnsi="Calibri" w:cs="Calibri"/>
                <w:b/>
                <w:bCs/>
                <w:color w:val="4472C4"/>
                <w:sz w:val="22"/>
                <w:szCs w:val="22"/>
                <w:shd w:val="clear" w:color="auto" w:fill="FFFFFF"/>
              </w:rPr>
              <w:t>Airpo</w:t>
            </w:r>
            <w:r w:rsidR="00621C09" w:rsidRPr="00B85930">
              <w:rPr>
                <w:rStyle w:val="normaltextrun"/>
                <w:rFonts w:ascii="Calibri" w:hAnsi="Calibri" w:cs="Calibri"/>
                <w:b/>
                <w:bCs/>
                <w:color w:val="4472C4"/>
                <w:sz w:val="22"/>
                <w:szCs w:val="22"/>
                <w:shd w:val="clear" w:color="auto" w:fill="FFFFFF"/>
              </w:rPr>
              <w:t>rt Lounge</w:t>
            </w:r>
            <w:r w:rsidR="00D85B35">
              <w:rPr>
                <w:rStyle w:val="normaltextrun"/>
                <w:rFonts w:ascii="Calibri" w:hAnsi="Calibri" w:cs="Calibri"/>
                <w:b/>
                <w:bCs/>
                <w:color w:val="4472C4"/>
                <w:sz w:val="22"/>
                <w:szCs w:val="22"/>
                <w:shd w:val="clear" w:color="auto" w:fill="FFFFFF"/>
              </w:rPr>
              <w:t xml:space="preserve"> </w:t>
            </w:r>
            <w:r w:rsidR="00D85B35" w:rsidRPr="00017E86">
              <w:rPr>
                <w:rFonts w:ascii="Calibri" w:hAnsi="Calibri" w:cs="Calibri"/>
                <w:b/>
                <w:bCs/>
                <w:color w:val="4472C4"/>
                <w:sz w:val="22"/>
                <w:szCs w:val="22"/>
                <w:shd w:val="clear" w:color="auto" w:fill="FFFFFF"/>
              </w:rPr>
              <w:t>Management System</w:t>
            </w:r>
          </w:p>
        </w:tc>
      </w:tr>
      <w:tr w:rsidR="00397023" w14:paraId="5980BE5A" w14:textId="77777777" w:rsidTr="00621C09">
        <w:tc>
          <w:tcPr>
            <w:tcW w:w="2689" w:type="dxa"/>
          </w:tcPr>
          <w:p w14:paraId="47401B5A" w14:textId="3CD2D810" w:rsidR="00397023" w:rsidRPr="00D8570A" w:rsidRDefault="00493377" w:rsidP="00EC4133">
            <w:pPr>
              <w:rPr>
                <w:rStyle w:val="normaltextrun"/>
                <w:rFonts w:ascii="Calibri" w:hAnsi="Calibri" w:cs="Calibri"/>
                <w:sz w:val="22"/>
                <w:szCs w:val="22"/>
                <w:shd w:val="clear" w:color="auto" w:fill="FFFFFF"/>
              </w:rPr>
            </w:pPr>
            <w:r w:rsidRPr="00D8570A">
              <w:rPr>
                <w:rStyle w:val="normaltextrun"/>
                <w:rFonts w:ascii="Calibri" w:hAnsi="Calibri" w:cs="Calibri"/>
                <w:sz w:val="22"/>
                <w:szCs w:val="22"/>
                <w:shd w:val="clear" w:color="auto" w:fill="FFFFFF"/>
              </w:rPr>
              <w:t xml:space="preserve">Support </w:t>
            </w:r>
            <w:r w:rsidR="00D8570A" w:rsidRPr="00D8570A">
              <w:rPr>
                <w:rStyle w:val="normaltextrun"/>
                <w:rFonts w:ascii="Calibri" w:hAnsi="Calibri" w:cs="Calibri"/>
                <w:sz w:val="22"/>
                <w:szCs w:val="22"/>
                <w:shd w:val="clear" w:color="auto" w:fill="FFFFFF"/>
              </w:rPr>
              <w:t xml:space="preserve">key </w:t>
            </w:r>
            <w:r w:rsidR="008E3AEF" w:rsidRPr="00D8570A">
              <w:rPr>
                <w:rStyle w:val="normaltextrun"/>
                <w:rFonts w:ascii="Calibri" w:hAnsi="Calibri" w:cs="Calibri"/>
                <w:sz w:val="22"/>
                <w:szCs w:val="22"/>
                <w:shd w:val="clear" w:color="auto" w:fill="FFFFFF"/>
              </w:rPr>
              <w:t>Business</w:t>
            </w:r>
            <w:r w:rsidR="00D8570A" w:rsidRPr="00D8570A">
              <w:rPr>
                <w:rStyle w:val="normaltextrun"/>
                <w:rFonts w:ascii="Calibri" w:hAnsi="Calibri" w:cs="Calibri"/>
                <w:sz w:val="22"/>
                <w:szCs w:val="22"/>
                <w:shd w:val="clear" w:color="auto" w:fill="FFFFFF"/>
              </w:rPr>
              <w:t xml:space="preserve"> O</w:t>
            </w:r>
            <w:r w:rsidR="00200BBC" w:rsidRPr="00D8570A">
              <w:rPr>
                <w:rStyle w:val="normaltextrun"/>
                <w:rFonts w:ascii="Calibri" w:hAnsi="Calibri" w:cs="Calibri"/>
                <w:sz w:val="22"/>
                <w:szCs w:val="22"/>
                <w:shd w:val="clear" w:color="auto" w:fill="FFFFFF"/>
              </w:rPr>
              <w:t xml:space="preserve">bjectives </w:t>
            </w:r>
          </w:p>
        </w:tc>
        <w:tc>
          <w:tcPr>
            <w:tcW w:w="917" w:type="dxa"/>
          </w:tcPr>
          <w:p w14:paraId="0166277D" w14:textId="11CAB61A" w:rsidR="00397023" w:rsidRPr="00D8570A" w:rsidRDefault="007D594C"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20</w:t>
            </w:r>
            <w:r w:rsidR="008B4BB1">
              <w:rPr>
                <w:rStyle w:val="normaltextrun"/>
                <w:rFonts w:ascii="Calibri" w:hAnsi="Calibri" w:cs="Calibri"/>
                <w:sz w:val="22"/>
                <w:szCs w:val="22"/>
                <w:shd w:val="clear" w:color="auto" w:fill="FFFFFF"/>
              </w:rPr>
              <w:t>%</w:t>
            </w:r>
          </w:p>
        </w:tc>
        <w:tc>
          <w:tcPr>
            <w:tcW w:w="1803" w:type="dxa"/>
          </w:tcPr>
          <w:p w14:paraId="47058714" w14:textId="30504E4A" w:rsidR="00397023" w:rsidRPr="00D8570A" w:rsidRDefault="0082182B"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90</w:t>
            </w:r>
          </w:p>
        </w:tc>
        <w:tc>
          <w:tcPr>
            <w:tcW w:w="1803" w:type="dxa"/>
          </w:tcPr>
          <w:p w14:paraId="3A1BEB99" w14:textId="32A68BB3" w:rsidR="00397023" w:rsidRPr="00D8570A" w:rsidRDefault="006E4179"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60</w:t>
            </w:r>
          </w:p>
        </w:tc>
        <w:tc>
          <w:tcPr>
            <w:tcW w:w="1804" w:type="dxa"/>
          </w:tcPr>
          <w:p w14:paraId="5C2A3003" w14:textId="337BDB24" w:rsidR="00397023" w:rsidRPr="00D8570A" w:rsidRDefault="006E4179"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90</w:t>
            </w:r>
          </w:p>
        </w:tc>
      </w:tr>
      <w:tr w:rsidR="00397023" w14:paraId="635D8850" w14:textId="77777777" w:rsidTr="00621C09">
        <w:tc>
          <w:tcPr>
            <w:tcW w:w="2689" w:type="dxa"/>
          </w:tcPr>
          <w:p w14:paraId="3B1365AD" w14:textId="094D2E70" w:rsidR="00397023" w:rsidRPr="00D8570A" w:rsidRDefault="00E3005C"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 xml:space="preserve">Provides </w:t>
            </w:r>
            <w:r w:rsidR="0036016C">
              <w:rPr>
                <w:rStyle w:val="normaltextrun"/>
                <w:rFonts w:ascii="Calibri" w:hAnsi="Calibri" w:cs="Calibri"/>
                <w:sz w:val="22"/>
                <w:szCs w:val="22"/>
                <w:shd w:val="clear" w:color="auto" w:fill="FFFFFF"/>
              </w:rPr>
              <w:t>P</w:t>
            </w:r>
            <w:r>
              <w:rPr>
                <w:rStyle w:val="normaltextrun"/>
                <w:rFonts w:ascii="Calibri" w:hAnsi="Calibri" w:cs="Calibri"/>
                <w:sz w:val="22"/>
                <w:szCs w:val="22"/>
                <w:shd w:val="clear" w:color="auto" w:fill="FFFFFF"/>
              </w:rPr>
              <w:t xml:space="preserve">ositive </w:t>
            </w:r>
            <w:r w:rsidR="00D61266">
              <w:rPr>
                <w:rStyle w:val="normaltextrun"/>
                <w:rFonts w:ascii="Calibri" w:hAnsi="Calibri" w:cs="Calibri"/>
                <w:sz w:val="22"/>
                <w:szCs w:val="22"/>
                <w:shd w:val="clear" w:color="auto" w:fill="FFFFFF"/>
              </w:rPr>
              <w:t>NP</w:t>
            </w:r>
            <w:r w:rsidR="00D56AE8">
              <w:rPr>
                <w:rStyle w:val="normaltextrun"/>
                <w:rFonts w:ascii="Calibri" w:hAnsi="Calibri" w:cs="Calibri"/>
                <w:sz w:val="22"/>
                <w:szCs w:val="22"/>
                <w:shd w:val="clear" w:color="auto" w:fill="FFFFFF"/>
              </w:rPr>
              <w:t>V</w:t>
            </w:r>
          </w:p>
        </w:tc>
        <w:tc>
          <w:tcPr>
            <w:tcW w:w="917" w:type="dxa"/>
          </w:tcPr>
          <w:p w14:paraId="723075A9" w14:textId="6E09E417" w:rsidR="00397023" w:rsidRPr="00D8570A" w:rsidRDefault="00D002A3"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10%</w:t>
            </w:r>
          </w:p>
        </w:tc>
        <w:tc>
          <w:tcPr>
            <w:tcW w:w="1803" w:type="dxa"/>
          </w:tcPr>
          <w:p w14:paraId="481ED01A" w14:textId="2A0753A6" w:rsidR="00397023" w:rsidRPr="00D8570A" w:rsidRDefault="000B52EE"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4</w:t>
            </w:r>
            <w:r w:rsidR="00F50FB1">
              <w:rPr>
                <w:rStyle w:val="normaltextrun"/>
                <w:rFonts w:ascii="Calibri" w:hAnsi="Calibri" w:cs="Calibri"/>
                <w:sz w:val="22"/>
                <w:szCs w:val="22"/>
                <w:shd w:val="clear" w:color="auto" w:fill="FFFFFF"/>
              </w:rPr>
              <w:t>0</w:t>
            </w:r>
          </w:p>
        </w:tc>
        <w:tc>
          <w:tcPr>
            <w:tcW w:w="1803" w:type="dxa"/>
          </w:tcPr>
          <w:p w14:paraId="61224B16" w14:textId="66479BAA" w:rsidR="00397023" w:rsidRPr="00D8570A" w:rsidRDefault="00F50FB1"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50</w:t>
            </w:r>
          </w:p>
        </w:tc>
        <w:tc>
          <w:tcPr>
            <w:tcW w:w="1804" w:type="dxa"/>
          </w:tcPr>
          <w:p w14:paraId="7BA77C6E" w14:textId="1E561781" w:rsidR="00397023" w:rsidRPr="00D8570A" w:rsidRDefault="00562F52"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70</w:t>
            </w:r>
          </w:p>
        </w:tc>
      </w:tr>
      <w:tr w:rsidR="00397023" w14:paraId="52F9432D" w14:textId="77777777" w:rsidTr="00621C09">
        <w:tc>
          <w:tcPr>
            <w:tcW w:w="2689" w:type="dxa"/>
          </w:tcPr>
          <w:p w14:paraId="164344C0" w14:textId="6522C6A8" w:rsidR="00397023" w:rsidRPr="00D8570A" w:rsidRDefault="006365EF"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 xml:space="preserve">Stakeholder </w:t>
            </w:r>
            <w:r w:rsidR="00E35A3A">
              <w:rPr>
                <w:rStyle w:val="normaltextrun"/>
                <w:rFonts w:ascii="Calibri" w:hAnsi="Calibri" w:cs="Calibri"/>
                <w:sz w:val="22"/>
                <w:szCs w:val="22"/>
                <w:shd w:val="clear" w:color="auto" w:fill="FFFFFF"/>
              </w:rPr>
              <w:t>Satisfaction</w:t>
            </w:r>
          </w:p>
        </w:tc>
        <w:tc>
          <w:tcPr>
            <w:tcW w:w="917" w:type="dxa"/>
          </w:tcPr>
          <w:p w14:paraId="2DB12B81" w14:textId="42F180EA" w:rsidR="00397023" w:rsidRPr="00D8570A" w:rsidRDefault="005F4EF2"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5%</w:t>
            </w:r>
          </w:p>
        </w:tc>
        <w:tc>
          <w:tcPr>
            <w:tcW w:w="1803" w:type="dxa"/>
          </w:tcPr>
          <w:p w14:paraId="00DEBEB9" w14:textId="61D511BB" w:rsidR="00397023" w:rsidRPr="00D8570A" w:rsidRDefault="0095534A"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80</w:t>
            </w:r>
          </w:p>
        </w:tc>
        <w:tc>
          <w:tcPr>
            <w:tcW w:w="1803" w:type="dxa"/>
          </w:tcPr>
          <w:p w14:paraId="7C475DED" w14:textId="7D96DD66" w:rsidR="00397023" w:rsidRPr="00D8570A" w:rsidRDefault="002B759C"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7</w:t>
            </w:r>
            <w:r w:rsidR="00127BF3">
              <w:rPr>
                <w:rStyle w:val="normaltextrun"/>
                <w:rFonts w:ascii="Calibri" w:hAnsi="Calibri" w:cs="Calibri"/>
                <w:sz w:val="22"/>
                <w:szCs w:val="22"/>
                <w:shd w:val="clear" w:color="auto" w:fill="FFFFFF"/>
              </w:rPr>
              <w:t>0</w:t>
            </w:r>
          </w:p>
        </w:tc>
        <w:tc>
          <w:tcPr>
            <w:tcW w:w="1804" w:type="dxa"/>
          </w:tcPr>
          <w:p w14:paraId="58EB3912" w14:textId="5ECA4D17" w:rsidR="00397023" w:rsidRPr="00D8570A" w:rsidRDefault="0055428B"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60</w:t>
            </w:r>
          </w:p>
        </w:tc>
      </w:tr>
      <w:tr w:rsidR="0077016C" w14:paraId="0E19CC6A" w14:textId="77777777" w:rsidTr="00621C09">
        <w:tc>
          <w:tcPr>
            <w:tcW w:w="2689" w:type="dxa"/>
          </w:tcPr>
          <w:p w14:paraId="6803B45F" w14:textId="49B06D0F" w:rsidR="0077016C" w:rsidRDefault="00597169"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 xml:space="preserve">Has </w:t>
            </w:r>
            <w:r w:rsidR="007A3F7F">
              <w:rPr>
                <w:rStyle w:val="normaltextrun"/>
                <w:rFonts w:ascii="Calibri" w:hAnsi="Calibri" w:cs="Calibri"/>
                <w:sz w:val="22"/>
                <w:szCs w:val="22"/>
                <w:shd w:val="clear" w:color="auto" w:fill="FFFFFF"/>
              </w:rPr>
              <w:t>L</w:t>
            </w:r>
            <w:r>
              <w:rPr>
                <w:rStyle w:val="normaltextrun"/>
                <w:rFonts w:ascii="Calibri" w:hAnsi="Calibri" w:cs="Calibri"/>
                <w:sz w:val="22"/>
                <w:szCs w:val="22"/>
                <w:shd w:val="clear" w:color="auto" w:fill="FFFFFF"/>
              </w:rPr>
              <w:t xml:space="preserve">ow </w:t>
            </w:r>
            <w:r w:rsidR="007A3F7F">
              <w:rPr>
                <w:rStyle w:val="normaltextrun"/>
                <w:rFonts w:ascii="Calibri" w:hAnsi="Calibri" w:cs="Calibri"/>
                <w:sz w:val="22"/>
                <w:szCs w:val="22"/>
                <w:shd w:val="clear" w:color="auto" w:fill="FFFFFF"/>
              </w:rPr>
              <w:t>R</w:t>
            </w:r>
            <w:r>
              <w:rPr>
                <w:rStyle w:val="normaltextrun"/>
                <w:rFonts w:ascii="Calibri" w:hAnsi="Calibri" w:cs="Calibri"/>
                <w:sz w:val="22"/>
                <w:szCs w:val="22"/>
                <w:shd w:val="clear" w:color="auto" w:fill="FFFFFF"/>
              </w:rPr>
              <w:t xml:space="preserve">isk </w:t>
            </w:r>
            <w:r w:rsidR="00242A49">
              <w:rPr>
                <w:rStyle w:val="normaltextrun"/>
                <w:rFonts w:ascii="Calibri" w:hAnsi="Calibri" w:cs="Calibri"/>
                <w:sz w:val="22"/>
                <w:szCs w:val="22"/>
                <w:shd w:val="clear" w:color="auto" w:fill="FFFFFF"/>
              </w:rPr>
              <w:t xml:space="preserve">in </w:t>
            </w:r>
            <w:r w:rsidR="00A50681">
              <w:rPr>
                <w:rStyle w:val="normaltextrun"/>
                <w:rFonts w:ascii="Calibri" w:hAnsi="Calibri" w:cs="Calibri"/>
                <w:sz w:val="22"/>
                <w:szCs w:val="22"/>
                <w:shd w:val="clear" w:color="auto" w:fill="FFFFFF"/>
              </w:rPr>
              <w:t xml:space="preserve">achieving </w:t>
            </w:r>
            <w:r w:rsidR="007A3F7F">
              <w:rPr>
                <w:rStyle w:val="normaltextrun"/>
                <w:rFonts w:ascii="Calibri" w:hAnsi="Calibri" w:cs="Calibri"/>
                <w:sz w:val="22"/>
                <w:szCs w:val="22"/>
                <w:shd w:val="clear" w:color="auto" w:fill="FFFFFF"/>
              </w:rPr>
              <w:t>C</w:t>
            </w:r>
            <w:r w:rsidR="00A50681">
              <w:rPr>
                <w:rStyle w:val="normaltextrun"/>
                <w:rFonts w:ascii="Calibri" w:hAnsi="Calibri" w:cs="Calibri"/>
                <w:sz w:val="22"/>
                <w:szCs w:val="22"/>
                <w:shd w:val="clear" w:color="auto" w:fill="FFFFFF"/>
              </w:rPr>
              <w:t xml:space="preserve">ost, </w:t>
            </w:r>
            <w:r w:rsidR="007A3F7F">
              <w:rPr>
                <w:rStyle w:val="normaltextrun"/>
                <w:rFonts w:ascii="Calibri" w:hAnsi="Calibri" w:cs="Calibri"/>
                <w:sz w:val="22"/>
                <w:szCs w:val="22"/>
                <w:shd w:val="clear" w:color="auto" w:fill="FFFFFF"/>
              </w:rPr>
              <w:t>T</w:t>
            </w:r>
            <w:r w:rsidR="00A50681">
              <w:rPr>
                <w:rStyle w:val="normaltextrun"/>
                <w:rFonts w:ascii="Calibri" w:hAnsi="Calibri" w:cs="Calibri"/>
                <w:sz w:val="22"/>
                <w:szCs w:val="22"/>
                <w:shd w:val="clear" w:color="auto" w:fill="FFFFFF"/>
              </w:rPr>
              <w:t xml:space="preserve">ime and </w:t>
            </w:r>
            <w:r w:rsidR="007A3F7F">
              <w:rPr>
                <w:rStyle w:val="normaltextrun"/>
                <w:rFonts w:ascii="Calibri" w:hAnsi="Calibri" w:cs="Calibri"/>
                <w:sz w:val="22"/>
                <w:szCs w:val="22"/>
                <w:shd w:val="clear" w:color="auto" w:fill="FFFFFF"/>
              </w:rPr>
              <w:t>S</w:t>
            </w:r>
            <w:r w:rsidR="003D3315">
              <w:rPr>
                <w:rStyle w:val="normaltextrun"/>
                <w:rFonts w:ascii="Calibri" w:hAnsi="Calibri" w:cs="Calibri"/>
                <w:sz w:val="22"/>
                <w:szCs w:val="22"/>
                <w:shd w:val="clear" w:color="auto" w:fill="FFFFFF"/>
              </w:rPr>
              <w:t xml:space="preserve">cope </w:t>
            </w:r>
            <w:r w:rsidR="007A3F7F">
              <w:rPr>
                <w:rStyle w:val="normaltextrun"/>
                <w:rFonts w:ascii="Calibri" w:hAnsi="Calibri" w:cs="Calibri"/>
                <w:sz w:val="22"/>
                <w:szCs w:val="22"/>
                <w:shd w:val="clear" w:color="auto" w:fill="FFFFFF"/>
              </w:rPr>
              <w:t>G</w:t>
            </w:r>
            <w:r w:rsidR="003D3315">
              <w:rPr>
                <w:rStyle w:val="normaltextrun"/>
                <w:rFonts w:ascii="Calibri" w:hAnsi="Calibri" w:cs="Calibri"/>
                <w:sz w:val="22"/>
                <w:szCs w:val="22"/>
                <w:shd w:val="clear" w:color="auto" w:fill="FFFFFF"/>
              </w:rPr>
              <w:t>oals</w:t>
            </w:r>
          </w:p>
        </w:tc>
        <w:tc>
          <w:tcPr>
            <w:tcW w:w="917" w:type="dxa"/>
          </w:tcPr>
          <w:p w14:paraId="712BA236" w14:textId="1D82A9E5" w:rsidR="0077016C" w:rsidRPr="00D8570A" w:rsidRDefault="00777C80"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1</w:t>
            </w:r>
            <w:r w:rsidR="00E6669E">
              <w:rPr>
                <w:rStyle w:val="normaltextrun"/>
                <w:rFonts w:ascii="Calibri" w:hAnsi="Calibri" w:cs="Calibri"/>
                <w:sz w:val="22"/>
                <w:szCs w:val="22"/>
                <w:shd w:val="clear" w:color="auto" w:fill="FFFFFF"/>
              </w:rPr>
              <w:t>5%</w:t>
            </w:r>
            <w:r w:rsidR="003D3315">
              <w:rPr>
                <w:rStyle w:val="normaltextrun"/>
                <w:rFonts w:ascii="Calibri" w:hAnsi="Calibri" w:cs="Calibri"/>
                <w:sz w:val="22"/>
                <w:szCs w:val="22"/>
                <w:shd w:val="clear" w:color="auto" w:fill="FFFFFF"/>
              </w:rPr>
              <w:t xml:space="preserve"> </w:t>
            </w:r>
          </w:p>
        </w:tc>
        <w:tc>
          <w:tcPr>
            <w:tcW w:w="1803" w:type="dxa"/>
          </w:tcPr>
          <w:p w14:paraId="31FADB91" w14:textId="155C6C6F" w:rsidR="0077016C" w:rsidRPr="00D8570A" w:rsidRDefault="006F063A"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30</w:t>
            </w:r>
          </w:p>
        </w:tc>
        <w:tc>
          <w:tcPr>
            <w:tcW w:w="1803" w:type="dxa"/>
          </w:tcPr>
          <w:p w14:paraId="7FC61D84" w14:textId="78E6153C" w:rsidR="0077016C" w:rsidRPr="00D8570A" w:rsidRDefault="00F05E09"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50</w:t>
            </w:r>
          </w:p>
        </w:tc>
        <w:tc>
          <w:tcPr>
            <w:tcW w:w="1804" w:type="dxa"/>
          </w:tcPr>
          <w:p w14:paraId="6E675AF8" w14:textId="6A5606B8" w:rsidR="0077016C" w:rsidRPr="00D8570A" w:rsidRDefault="002F4584"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60</w:t>
            </w:r>
          </w:p>
        </w:tc>
      </w:tr>
      <w:tr w:rsidR="003D3315" w14:paraId="242E994B" w14:textId="77777777" w:rsidTr="00621C09">
        <w:tc>
          <w:tcPr>
            <w:tcW w:w="2689" w:type="dxa"/>
          </w:tcPr>
          <w:p w14:paraId="68FBBEEC" w14:textId="4CCD9B10" w:rsidR="003D3315" w:rsidRDefault="009536FF"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Cost</w:t>
            </w:r>
            <w:r w:rsidR="003C27BE">
              <w:rPr>
                <w:rStyle w:val="normaltextrun"/>
                <w:rFonts w:ascii="Calibri" w:hAnsi="Calibri" w:cs="Calibri"/>
                <w:sz w:val="22"/>
                <w:szCs w:val="22"/>
                <w:shd w:val="clear" w:color="auto" w:fill="FFFFFF"/>
              </w:rPr>
              <w:t xml:space="preserve"> and </w:t>
            </w:r>
            <w:r w:rsidR="00594DBA">
              <w:rPr>
                <w:rStyle w:val="normaltextrun"/>
                <w:rFonts w:ascii="Calibri" w:hAnsi="Calibri" w:cs="Calibri"/>
                <w:sz w:val="22"/>
                <w:szCs w:val="22"/>
                <w:shd w:val="clear" w:color="auto" w:fill="FFFFFF"/>
              </w:rPr>
              <w:t>Benefits</w:t>
            </w:r>
          </w:p>
        </w:tc>
        <w:tc>
          <w:tcPr>
            <w:tcW w:w="917" w:type="dxa"/>
          </w:tcPr>
          <w:p w14:paraId="1CD85268" w14:textId="1C5AAEF5" w:rsidR="003D3315" w:rsidRDefault="00040D9C"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15</w:t>
            </w:r>
            <w:r w:rsidR="001D3C18">
              <w:rPr>
                <w:rStyle w:val="normaltextrun"/>
                <w:rFonts w:ascii="Calibri" w:hAnsi="Calibri" w:cs="Calibri"/>
                <w:sz w:val="22"/>
                <w:szCs w:val="22"/>
                <w:shd w:val="clear" w:color="auto" w:fill="FFFFFF"/>
              </w:rPr>
              <w:t>%</w:t>
            </w:r>
          </w:p>
        </w:tc>
        <w:tc>
          <w:tcPr>
            <w:tcW w:w="1803" w:type="dxa"/>
          </w:tcPr>
          <w:p w14:paraId="31DE1E1F" w14:textId="0F6CC4AF" w:rsidR="003D3315" w:rsidRPr="00D8570A" w:rsidRDefault="007D1379"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70</w:t>
            </w:r>
          </w:p>
        </w:tc>
        <w:tc>
          <w:tcPr>
            <w:tcW w:w="1803" w:type="dxa"/>
          </w:tcPr>
          <w:p w14:paraId="313669E6" w14:textId="0DB44BCD" w:rsidR="003D3315" w:rsidRPr="00D8570A" w:rsidRDefault="00177A73"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40</w:t>
            </w:r>
          </w:p>
        </w:tc>
        <w:tc>
          <w:tcPr>
            <w:tcW w:w="1804" w:type="dxa"/>
          </w:tcPr>
          <w:p w14:paraId="0F895FD8" w14:textId="536319B4" w:rsidR="003D3315" w:rsidRPr="00D8570A" w:rsidRDefault="00262B1F"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50</w:t>
            </w:r>
          </w:p>
        </w:tc>
      </w:tr>
      <w:tr w:rsidR="00023F75" w14:paraId="43726895" w14:textId="77777777" w:rsidTr="00621C09">
        <w:tc>
          <w:tcPr>
            <w:tcW w:w="2689" w:type="dxa"/>
          </w:tcPr>
          <w:p w14:paraId="0212D265" w14:textId="2465CA85" w:rsidR="00023F75" w:rsidRDefault="00343247"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 xml:space="preserve">User </w:t>
            </w:r>
            <w:r w:rsidR="0072616C">
              <w:rPr>
                <w:rStyle w:val="normaltextrun"/>
                <w:rFonts w:ascii="Calibri" w:hAnsi="Calibri" w:cs="Calibri"/>
                <w:sz w:val="22"/>
                <w:szCs w:val="22"/>
                <w:shd w:val="clear" w:color="auto" w:fill="FFFFFF"/>
              </w:rPr>
              <w:t>Accept</w:t>
            </w:r>
            <w:r w:rsidR="00AA200D">
              <w:rPr>
                <w:rStyle w:val="normaltextrun"/>
                <w:rFonts w:ascii="Calibri" w:hAnsi="Calibri" w:cs="Calibri"/>
                <w:sz w:val="22"/>
                <w:szCs w:val="22"/>
                <w:shd w:val="clear" w:color="auto" w:fill="FFFFFF"/>
              </w:rPr>
              <w:t>ance</w:t>
            </w:r>
          </w:p>
        </w:tc>
        <w:tc>
          <w:tcPr>
            <w:tcW w:w="917" w:type="dxa"/>
          </w:tcPr>
          <w:p w14:paraId="271E0F63" w14:textId="54C0F5EA" w:rsidR="00023F75" w:rsidRDefault="007668B4"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1</w:t>
            </w:r>
            <w:r w:rsidR="00872A20">
              <w:rPr>
                <w:rStyle w:val="normaltextrun"/>
                <w:rFonts w:ascii="Calibri" w:hAnsi="Calibri" w:cs="Calibri"/>
                <w:sz w:val="22"/>
                <w:szCs w:val="22"/>
                <w:shd w:val="clear" w:color="auto" w:fill="FFFFFF"/>
              </w:rPr>
              <w:t>0</w:t>
            </w:r>
            <w:r w:rsidR="009627E4">
              <w:rPr>
                <w:rStyle w:val="normaltextrun"/>
                <w:rFonts w:ascii="Calibri" w:hAnsi="Calibri" w:cs="Calibri"/>
                <w:sz w:val="22"/>
                <w:szCs w:val="22"/>
                <w:shd w:val="clear" w:color="auto" w:fill="FFFFFF"/>
              </w:rPr>
              <w:t>%</w:t>
            </w:r>
          </w:p>
        </w:tc>
        <w:tc>
          <w:tcPr>
            <w:tcW w:w="1803" w:type="dxa"/>
          </w:tcPr>
          <w:p w14:paraId="47410044" w14:textId="1F2F8A65" w:rsidR="00023F75" w:rsidRPr="00D8570A" w:rsidRDefault="00B75467"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2</w:t>
            </w:r>
            <w:r w:rsidR="00C76EB0">
              <w:rPr>
                <w:rStyle w:val="normaltextrun"/>
                <w:rFonts w:ascii="Calibri" w:hAnsi="Calibri" w:cs="Calibri"/>
                <w:sz w:val="22"/>
                <w:szCs w:val="22"/>
                <w:shd w:val="clear" w:color="auto" w:fill="FFFFFF"/>
              </w:rPr>
              <w:t>0</w:t>
            </w:r>
          </w:p>
        </w:tc>
        <w:tc>
          <w:tcPr>
            <w:tcW w:w="1803" w:type="dxa"/>
          </w:tcPr>
          <w:p w14:paraId="23B3FD22" w14:textId="79A85CE1" w:rsidR="00023F75" w:rsidRPr="00D8570A" w:rsidRDefault="00005C59"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30</w:t>
            </w:r>
          </w:p>
        </w:tc>
        <w:tc>
          <w:tcPr>
            <w:tcW w:w="1804" w:type="dxa"/>
          </w:tcPr>
          <w:p w14:paraId="4B02BF51" w14:textId="2363C22C" w:rsidR="00023F75" w:rsidRPr="00D8570A" w:rsidRDefault="00FE12FB"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80</w:t>
            </w:r>
          </w:p>
        </w:tc>
      </w:tr>
      <w:tr w:rsidR="00023F75" w14:paraId="57A70BB4" w14:textId="77777777" w:rsidTr="00621C09">
        <w:tc>
          <w:tcPr>
            <w:tcW w:w="2689" w:type="dxa"/>
          </w:tcPr>
          <w:p w14:paraId="418EBFC6" w14:textId="69C88B56" w:rsidR="00023F75" w:rsidRDefault="000046CB" w:rsidP="00EC4133">
            <w:pPr>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 xml:space="preserve">Levels of </w:t>
            </w:r>
            <w:r w:rsidR="00AB2496">
              <w:rPr>
                <w:rStyle w:val="normaltextrun"/>
                <w:rFonts w:ascii="Calibri" w:hAnsi="Calibri" w:cs="Calibri"/>
                <w:sz w:val="22"/>
                <w:szCs w:val="22"/>
                <w:shd w:val="clear" w:color="auto" w:fill="FFFFFF"/>
              </w:rPr>
              <w:t>Risk</w:t>
            </w:r>
            <w:r>
              <w:rPr>
                <w:rStyle w:val="normaltextrun"/>
                <w:rFonts w:ascii="Calibri" w:hAnsi="Calibri" w:cs="Calibri"/>
                <w:sz w:val="22"/>
                <w:szCs w:val="22"/>
                <w:shd w:val="clear" w:color="auto" w:fill="FFFFFF"/>
              </w:rPr>
              <w:t xml:space="preserve"> and </w:t>
            </w:r>
            <w:r w:rsidR="00532616">
              <w:rPr>
                <w:rStyle w:val="normaltextrun"/>
                <w:rFonts w:ascii="Calibri" w:hAnsi="Calibri" w:cs="Calibri"/>
                <w:sz w:val="22"/>
                <w:szCs w:val="22"/>
                <w:shd w:val="clear" w:color="auto" w:fill="FFFFFF"/>
              </w:rPr>
              <w:t>Contra</w:t>
            </w:r>
            <w:r w:rsidR="00AF3B91">
              <w:rPr>
                <w:rStyle w:val="normaltextrun"/>
                <w:rFonts w:ascii="Calibri" w:hAnsi="Calibri" w:cs="Calibri"/>
                <w:sz w:val="22"/>
                <w:szCs w:val="22"/>
                <w:shd w:val="clear" w:color="auto" w:fill="FFFFFF"/>
              </w:rPr>
              <w:t>ints</w:t>
            </w:r>
          </w:p>
        </w:tc>
        <w:tc>
          <w:tcPr>
            <w:tcW w:w="917" w:type="dxa"/>
          </w:tcPr>
          <w:p w14:paraId="1C5FDD3B" w14:textId="1B4D49A8" w:rsidR="00023F75" w:rsidRDefault="00C8139E"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25</w:t>
            </w:r>
            <w:r w:rsidR="00E96DF2">
              <w:rPr>
                <w:rStyle w:val="normaltextrun"/>
                <w:rFonts w:ascii="Calibri" w:hAnsi="Calibri" w:cs="Calibri"/>
                <w:sz w:val="22"/>
                <w:szCs w:val="22"/>
                <w:shd w:val="clear" w:color="auto" w:fill="FFFFFF"/>
              </w:rPr>
              <w:t>%</w:t>
            </w:r>
            <w:r w:rsidR="009B5720">
              <w:rPr>
                <w:rStyle w:val="normaltextrun"/>
                <w:rFonts w:ascii="Calibri" w:hAnsi="Calibri" w:cs="Calibri"/>
                <w:sz w:val="22"/>
                <w:szCs w:val="22"/>
                <w:shd w:val="clear" w:color="auto" w:fill="FFFFFF"/>
              </w:rPr>
              <w:t xml:space="preserve">       </w:t>
            </w:r>
          </w:p>
        </w:tc>
        <w:tc>
          <w:tcPr>
            <w:tcW w:w="1803" w:type="dxa"/>
          </w:tcPr>
          <w:p w14:paraId="24B6F328" w14:textId="26321078" w:rsidR="00023F75" w:rsidRPr="00D8570A" w:rsidRDefault="00DC24C8"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80</w:t>
            </w:r>
          </w:p>
        </w:tc>
        <w:tc>
          <w:tcPr>
            <w:tcW w:w="1803" w:type="dxa"/>
          </w:tcPr>
          <w:p w14:paraId="199B0D64" w14:textId="16512312" w:rsidR="00023F75" w:rsidRPr="00D8570A" w:rsidRDefault="00AB365E"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70</w:t>
            </w:r>
          </w:p>
        </w:tc>
        <w:tc>
          <w:tcPr>
            <w:tcW w:w="1804" w:type="dxa"/>
          </w:tcPr>
          <w:p w14:paraId="6C5D7038" w14:textId="1172262C" w:rsidR="00023F75" w:rsidRPr="00D8570A" w:rsidRDefault="000B6596"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8</w:t>
            </w:r>
            <w:r w:rsidR="00AB365E">
              <w:rPr>
                <w:rStyle w:val="normaltextrun"/>
                <w:rFonts w:ascii="Calibri" w:hAnsi="Calibri" w:cs="Calibri"/>
                <w:sz w:val="22"/>
                <w:szCs w:val="22"/>
                <w:shd w:val="clear" w:color="auto" w:fill="FFFFFF"/>
              </w:rPr>
              <w:t>0</w:t>
            </w:r>
          </w:p>
        </w:tc>
      </w:tr>
      <w:tr w:rsidR="008E1EA2" w14:paraId="36CF2F8B" w14:textId="77777777" w:rsidTr="00621C09">
        <w:tc>
          <w:tcPr>
            <w:tcW w:w="2689" w:type="dxa"/>
          </w:tcPr>
          <w:p w14:paraId="101AC623" w14:textId="5AABD1B8" w:rsidR="008E1EA2" w:rsidRDefault="008E1EA2" w:rsidP="008E1EA2">
            <w:pPr>
              <w:rPr>
                <w:rStyle w:val="normaltextrun"/>
                <w:rFonts w:ascii="Calibri" w:hAnsi="Calibri" w:cs="Calibri"/>
                <w:sz w:val="22"/>
                <w:szCs w:val="22"/>
                <w:shd w:val="clear" w:color="auto" w:fill="FFFFFF"/>
              </w:rPr>
            </w:pPr>
            <w:r>
              <w:rPr>
                <w:rStyle w:val="normaltextrun"/>
                <w:rFonts w:ascii="Calibri" w:hAnsi="Calibri" w:cs="Calibri"/>
                <w:b/>
                <w:bCs/>
                <w:color w:val="4472C4"/>
                <w:sz w:val="22"/>
                <w:szCs w:val="22"/>
                <w:shd w:val="clear" w:color="auto" w:fill="FFFFFF"/>
              </w:rPr>
              <w:t>We</w:t>
            </w:r>
            <w:r w:rsidR="002F4425">
              <w:rPr>
                <w:rStyle w:val="normaltextrun"/>
                <w:rFonts w:ascii="Calibri" w:hAnsi="Calibri" w:cs="Calibri"/>
                <w:b/>
                <w:bCs/>
                <w:color w:val="4472C4"/>
                <w:sz w:val="22"/>
                <w:szCs w:val="22"/>
                <w:shd w:val="clear" w:color="auto" w:fill="FFFFFF"/>
              </w:rPr>
              <w:t>ighted Project S</w:t>
            </w:r>
            <w:r w:rsidR="009241A3">
              <w:rPr>
                <w:rStyle w:val="normaltextrun"/>
                <w:rFonts w:ascii="Calibri" w:hAnsi="Calibri" w:cs="Calibri"/>
                <w:b/>
                <w:bCs/>
                <w:color w:val="4472C4"/>
                <w:sz w:val="22"/>
                <w:szCs w:val="22"/>
                <w:shd w:val="clear" w:color="auto" w:fill="FFFFFF"/>
              </w:rPr>
              <w:t>cores</w:t>
            </w:r>
          </w:p>
        </w:tc>
        <w:tc>
          <w:tcPr>
            <w:tcW w:w="917" w:type="dxa"/>
          </w:tcPr>
          <w:p w14:paraId="6E2FF518" w14:textId="6CAAF0DB" w:rsidR="008E1EA2" w:rsidRDefault="006B7626"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100%</w:t>
            </w:r>
          </w:p>
        </w:tc>
        <w:tc>
          <w:tcPr>
            <w:tcW w:w="1803" w:type="dxa"/>
          </w:tcPr>
          <w:p w14:paraId="40DA8564" w14:textId="122A5BED" w:rsidR="008E1EA2" w:rsidRPr="00D8570A" w:rsidRDefault="00D673CE"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6</w:t>
            </w:r>
            <w:r w:rsidR="00704B88">
              <w:rPr>
                <w:rStyle w:val="normaltextrun"/>
                <w:rFonts w:ascii="Calibri" w:hAnsi="Calibri" w:cs="Calibri"/>
                <w:sz w:val="22"/>
                <w:szCs w:val="22"/>
                <w:shd w:val="clear" w:color="auto" w:fill="FFFFFF"/>
              </w:rPr>
              <w:t>6</w:t>
            </w:r>
          </w:p>
        </w:tc>
        <w:tc>
          <w:tcPr>
            <w:tcW w:w="1803" w:type="dxa"/>
          </w:tcPr>
          <w:p w14:paraId="1A3C27EB" w14:textId="2080ADFA" w:rsidR="008E1EA2" w:rsidRPr="00D8570A" w:rsidRDefault="00AA24EA" w:rsidP="008B4BB1">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59.</w:t>
            </w:r>
            <w:r w:rsidR="00B24E9F">
              <w:rPr>
                <w:rStyle w:val="normaltextrun"/>
                <w:rFonts w:ascii="Calibri" w:hAnsi="Calibri" w:cs="Calibri"/>
                <w:sz w:val="22"/>
                <w:szCs w:val="22"/>
                <w:shd w:val="clear" w:color="auto" w:fill="FFFFFF"/>
              </w:rPr>
              <w:t>5</w:t>
            </w:r>
          </w:p>
        </w:tc>
        <w:tc>
          <w:tcPr>
            <w:tcW w:w="1804" w:type="dxa"/>
          </w:tcPr>
          <w:p w14:paraId="10D42D01" w14:textId="45D542DE" w:rsidR="008E1EA2" w:rsidRPr="00D8570A" w:rsidRDefault="00DF43E8" w:rsidP="00DF43E8">
            <w:pPr>
              <w:jc w:val="right"/>
              <w:rPr>
                <w:rStyle w:val="normaltextrun"/>
                <w:rFonts w:ascii="Calibri" w:hAnsi="Calibri" w:cs="Calibri"/>
                <w:sz w:val="22"/>
                <w:szCs w:val="22"/>
                <w:shd w:val="clear" w:color="auto" w:fill="FFFFFF"/>
              </w:rPr>
            </w:pPr>
            <w:r>
              <w:rPr>
                <w:rStyle w:val="normaltextrun"/>
                <w:rFonts w:ascii="Calibri" w:hAnsi="Calibri" w:cs="Calibri"/>
                <w:sz w:val="22"/>
                <w:szCs w:val="22"/>
                <w:shd w:val="clear" w:color="auto" w:fill="FFFFFF"/>
              </w:rPr>
              <w:t>78.</w:t>
            </w:r>
            <w:r w:rsidR="004A614B">
              <w:rPr>
                <w:rStyle w:val="normaltextrun"/>
                <w:rFonts w:ascii="Calibri" w:hAnsi="Calibri" w:cs="Calibri"/>
                <w:sz w:val="22"/>
                <w:szCs w:val="22"/>
                <w:shd w:val="clear" w:color="auto" w:fill="FFFFFF"/>
              </w:rPr>
              <w:t>5</w:t>
            </w:r>
          </w:p>
        </w:tc>
      </w:tr>
    </w:tbl>
    <w:p w14:paraId="05819D6D" w14:textId="77777777" w:rsidR="007604D4" w:rsidRDefault="007604D4" w:rsidP="00F20FC9"/>
    <w:p w14:paraId="044E9875" w14:textId="20A82A9D" w:rsidR="00831A42" w:rsidRDefault="00D70CC4" w:rsidP="00F20FC9">
      <w:r w:rsidRPr="00F20FC9">
        <w:t xml:space="preserve">The weighted score model above </w:t>
      </w:r>
      <w:r w:rsidR="00E63F85" w:rsidRPr="00F20FC9">
        <w:t>assesses</w:t>
      </w:r>
      <w:r w:rsidRPr="00F20FC9">
        <w:t xml:space="preserve"> three IT projects based on several criteria and assigns a weight to each criterion to determine the most optimal one. Based on the scores given, </w:t>
      </w:r>
      <w:r w:rsidR="00795DD8" w:rsidRPr="00F20FC9">
        <w:t xml:space="preserve">the </w:t>
      </w:r>
      <w:r w:rsidR="008F59EA" w:rsidRPr="00F20FC9">
        <w:t>A</w:t>
      </w:r>
      <w:r w:rsidR="004E7E9D" w:rsidRPr="00F20FC9">
        <w:t>irport</w:t>
      </w:r>
      <w:r w:rsidR="00377428" w:rsidRPr="00F20FC9">
        <w:t xml:space="preserve"> </w:t>
      </w:r>
      <w:r w:rsidR="008F59EA" w:rsidRPr="00F20FC9">
        <w:t>L</w:t>
      </w:r>
      <w:r w:rsidR="00377428" w:rsidRPr="00F20FC9">
        <w:t>ounge</w:t>
      </w:r>
      <w:r w:rsidR="00D85B35" w:rsidRPr="00F20FC9">
        <w:t xml:space="preserve"> Management System</w:t>
      </w:r>
      <w:r w:rsidRPr="00F20FC9">
        <w:t xml:space="preserve"> emerges as the most optimal one to pursue as it has the highest weighted score of 78.5 out of 100. </w:t>
      </w:r>
      <w:r w:rsidR="00795DD8" w:rsidRPr="00F20FC9">
        <w:t xml:space="preserve">The </w:t>
      </w:r>
      <w:r w:rsidR="00377428" w:rsidRPr="00F20FC9">
        <w:t xml:space="preserve">Airport </w:t>
      </w:r>
      <w:r w:rsidR="008F59EA" w:rsidRPr="00F20FC9">
        <w:t>Lounge</w:t>
      </w:r>
      <w:r w:rsidR="000750B0" w:rsidRPr="00F20FC9">
        <w:t xml:space="preserve"> Management System</w:t>
      </w:r>
      <w:r w:rsidRPr="00F20FC9">
        <w:t xml:space="preserve">. While </w:t>
      </w:r>
      <w:r w:rsidR="00795DD8" w:rsidRPr="00F20FC9">
        <w:t xml:space="preserve">the </w:t>
      </w:r>
      <w:r w:rsidR="0069792E" w:rsidRPr="00F20FC9">
        <w:t>Flight Management System</w:t>
      </w:r>
      <w:r w:rsidR="002345F2" w:rsidRPr="00F20FC9">
        <w:t xml:space="preserve"> </w:t>
      </w:r>
      <w:r w:rsidRPr="00F20FC9">
        <w:t xml:space="preserve">scored the highest in cost and benefits, it scored lower in other criteria, resulting in a lower weighted score of 66. </w:t>
      </w:r>
      <w:r w:rsidR="00795DD8" w:rsidRPr="00F20FC9">
        <w:t xml:space="preserve">The </w:t>
      </w:r>
      <w:r w:rsidR="0065298B" w:rsidRPr="00F20FC9">
        <w:t>Loya</w:t>
      </w:r>
      <w:r w:rsidR="00C61F7E" w:rsidRPr="00F20FC9">
        <w:t>lty Program</w:t>
      </w:r>
      <w:r w:rsidR="00AC6E91" w:rsidRPr="00F20FC9">
        <w:t xml:space="preserve"> Management System</w:t>
      </w:r>
      <w:r w:rsidRPr="00F20FC9">
        <w:t xml:space="preserve">, on the other hand, scored well in </w:t>
      </w:r>
      <w:r w:rsidR="00E74489" w:rsidRPr="00F20FC9">
        <w:t>st</w:t>
      </w:r>
      <w:r w:rsidR="00C62894" w:rsidRPr="00F20FC9">
        <w:t>akeholder satisfaction</w:t>
      </w:r>
      <w:r w:rsidRPr="00F20FC9">
        <w:t xml:space="preserve"> but scored lower in other critical criteria, resulting in a lower weighted score of 59.5. Therefore, </w:t>
      </w:r>
      <w:r w:rsidR="00E21358" w:rsidRPr="00F20FC9">
        <w:t>t</w:t>
      </w:r>
      <w:r w:rsidRPr="00F20FC9">
        <w:t>he results</w:t>
      </w:r>
      <w:r w:rsidR="00EB3587" w:rsidRPr="00F20FC9">
        <w:t xml:space="preserve"> shown in</w:t>
      </w:r>
      <w:r w:rsidRPr="00F20FC9">
        <w:t xml:space="preserve"> the weighted score model, it is recommended that </w:t>
      </w:r>
      <w:r w:rsidR="00540CAC" w:rsidRPr="00F20FC9">
        <w:t>FlyDreamAir</w:t>
      </w:r>
      <w:r w:rsidRPr="00F20FC9">
        <w:t xml:space="preserve"> should pursue </w:t>
      </w:r>
      <w:r w:rsidR="00795DD8" w:rsidRPr="00F20FC9">
        <w:t xml:space="preserve"> the </w:t>
      </w:r>
      <w:r w:rsidR="004360B5" w:rsidRPr="00F20FC9">
        <w:t>Airport Lounge</w:t>
      </w:r>
      <w:r w:rsidR="000750B0" w:rsidRPr="00F20FC9">
        <w:t xml:space="preserve"> Management System </w:t>
      </w:r>
      <w:r w:rsidRPr="00F20FC9">
        <w:t>as it aligns better with the organization's objectives and has the highest likelihood of success.</w:t>
      </w:r>
    </w:p>
    <w:p w14:paraId="1B7CFBEB" w14:textId="77777777" w:rsidR="00F20FC9" w:rsidRDefault="00F20FC9" w:rsidP="00F20FC9"/>
    <w:p w14:paraId="37798EBD" w14:textId="0E8ED03A" w:rsidR="00F20FC9" w:rsidRPr="00F20FC9" w:rsidRDefault="00F20FC9" w:rsidP="00F20FC9">
      <w:pPr>
        <w:rPr>
          <w:rStyle w:val="normaltextrun"/>
        </w:rPr>
      </w:pPr>
    </w:p>
    <w:p w14:paraId="424C0880" w14:textId="77777777" w:rsidR="000E4513" w:rsidRDefault="000E4513" w:rsidP="001F667C">
      <w:pPr>
        <w:pStyle w:val="Heading1"/>
        <w:rPr>
          <w:rStyle w:val="normaltextrun"/>
        </w:rPr>
      </w:pPr>
    </w:p>
    <w:p w14:paraId="369AF57F" w14:textId="77777777" w:rsidR="005F4850" w:rsidRPr="005F4850" w:rsidRDefault="005F4850" w:rsidP="005F4850"/>
    <w:p w14:paraId="066EFD2D" w14:textId="211462FC" w:rsidR="00EC4133" w:rsidRPr="001F667C" w:rsidRDefault="00EC4133" w:rsidP="001F667C">
      <w:pPr>
        <w:pStyle w:val="Heading1"/>
        <w:rPr>
          <w:rStyle w:val="normaltextrun"/>
        </w:rPr>
      </w:pPr>
      <w:bookmarkStart w:id="1" w:name="_Toc2059499345"/>
      <w:r w:rsidRPr="27057074">
        <w:rPr>
          <w:rStyle w:val="normaltextrun"/>
        </w:rPr>
        <w:t>Business Case</w:t>
      </w:r>
      <w:bookmarkEnd w:id="1"/>
    </w:p>
    <w:p w14:paraId="1350E22D" w14:textId="211462FC" w:rsidR="007A69C2" w:rsidRPr="006821FC" w:rsidRDefault="007A69C2" w:rsidP="006821FC">
      <w:pPr>
        <w:pStyle w:val="Heading2"/>
      </w:pPr>
      <w:bookmarkStart w:id="2" w:name="_Toc370326424"/>
      <w:r>
        <w:t>Summary of the Case</w:t>
      </w:r>
      <w:bookmarkEnd w:id="2"/>
    </w:p>
    <w:p w14:paraId="4FB1D813" w14:textId="77777777" w:rsidR="001E7ABE" w:rsidRDefault="001E7ABE" w:rsidP="007A69C2"/>
    <w:p w14:paraId="253E5845" w14:textId="0D4319B8" w:rsidR="003866E3" w:rsidRDefault="008B7F29" w:rsidP="007A69C2">
      <w:r>
        <w:t xml:space="preserve">FlyDreamAir </w:t>
      </w:r>
      <w:r w:rsidR="00FA61E5">
        <w:t xml:space="preserve">is a </w:t>
      </w:r>
      <w:r w:rsidR="00E001C2">
        <w:t>rapidly growing co</w:t>
      </w:r>
      <w:r w:rsidR="004F2F94">
        <w:t xml:space="preserve">mpany </w:t>
      </w:r>
      <w:r w:rsidR="00127FA4">
        <w:t xml:space="preserve">that provides </w:t>
      </w:r>
      <w:r w:rsidR="00D91518">
        <w:t>its custom</w:t>
      </w:r>
      <w:r w:rsidR="008A4554">
        <w:t>ers</w:t>
      </w:r>
      <w:r w:rsidR="00D91518">
        <w:t xml:space="preserve"> with both</w:t>
      </w:r>
      <w:r w:rsidR="0063302A">
        <w:t xml:space="preserve"> international </w:t>
      </w:r>
      <w:r w:rsidR="006E26EB">
        <w:t>and domestic flights</w:t>
      </w:r>
      <w:r w:rsidR="00713744">
        <w:t xml:space="preserve">. The company has </w:t>
      </w:r>
      <w:r w:rsidR="00486F00">
        <w:t>i</w:t>
      </w:r>
      <w:r w:rsidR="00CE6B59">
        <w:t>dentified a need</w:t>
      </w:r>
      <w:r w:rsidR="004809D6">
        <w:t xml:space="preserve"> to upgrade their </w:t>
      </w:r>
      <w:r w:rsidR="00C06A58">
        <w:t>lounge</w:t>
      </w:r>
      <w:r w:rsidR="001672ED">
        <w:t xml:space="preserve"> </w:t>
      </w:r>
      <w:r w:rsidR="004809D6">
        <w:t>booking sys</w:t>
      </w:r>
      <w:r w:rsidR="00C06A58">
        <w:t>tem</w:t>
      </w:r>
      <w:r w:rsidR="000F44E7">
        <w:t xml:space="preserve"> </w:t>
      </w:r>
      <w:r w:rsidR="006E1B9D">
        <w:t xml:space="preserve">to </w:t>
      </w:r>
      <w:r w:rsidR="00E83AAD">
        <w:t>op</w:t>
      </w:r>
      <w:r w:rsidR="006F72B4">
        <w:t>ti</w:t>
      </w:r>
      <w:r w:rsidR="00701371">
        <w:t>mise productivity and elevate custo</w:t>
      </w:r>
      <w:r w:rsidR="004D7131">
        <w:t xml:space="preserve">mer </w:t>
      </w:r>
      <w:r w:rsidR="00950D1A">
        <w:t xml:space="preserve">satisfaction. </w:t>
      </w:r>
      <w:r w:rsidR="003F1107">
        <w:t>The purpose of this business case</w:t>
      </w:r>
      <w:r w:rsidR="006F72B4">
        <w:t xml:space="preserve"> is</w:t>
      </w:r>
      <w:r w:rsidR="003F1107">
        <w:t xml:space="preserve"> </w:t>
      </w:r>
      <w:r w:rsidR="006F72B4">
        <w:t xml:space="preserve">to </w:t>
      </w:r>
      <w:r w:rsidR="0015233C">
        <w:t xml:space="preserve">provide </w:t>
      </w:r>
      <w:r w:rsidR="00E2383F">
        <w:t>details</w:t>
      </w:r>
      <w:r w:rsidR="0015233C">
        <w:t xml:space="preserve"> </w:t>
      </w:r>
      <w:r w:rsidR="00D04690">
        <w:t>of</w:t>
      </w:r>
      <w:r w:rsidR="00371FB8">
        <w:t xml:space="preserve"> </w:t>
      </w:r>
      <w:r w:rsidR="00D65871">
        <w:t xml:space="preserve">the </w:t>
      </w:r>
      <w:r w:rsidR="001F2052">
        <w:t xml:space="preserve">situation analysis of </w:t>
      </w:r>
      <w:r w:rsidR="00041EA0">
        <w:t xml:space="preserve">the </w:t>
      </w:r>
      <w:r w:rsidR="00486B85">
        <w:t>existin</w:t>
      </w:r>
      <w:r w:rsidR="003A0302">
        <w:t xml:space="preserve">g </w:t>
      </w:r>
      <w:r w:rsidR="00041EA0">
        <w:t xml:space="preserve">current </w:t>
      </w:r>
      <w:r w:rsidR="00486B85">
        <w:t>business</w:t>
      </w:r>
      <w:r w:rsidR="003A0302">
        <w:t xml:space="preserve"> system</w:t>
      </w:r>
      <w:r w:rsidR="00E556EB">
        <w:t xml:space="preserve">, </w:t>
      </w:r>
      <w:r w:rsidR="005E6AAE">
        <w:t>analysis of the cost</w:t>
      </w:r>
      <w:r w:rsidR="008D27D7">
        <w:t>s</w:t>
      </w:r>
      <w:r w:rsidR="005E6AAE">
        <w:t xml:space="preserve"> </w:t>
      </w:r>
      <w:r w:rsidR="00D65E81">
        <w:t>vs</w:t>
      </w:r>
      <w:r w:rsidR="008D27D7">
        <w:t xml:space="preserve"> benefits</w:t>
      </w:r>
      <w:r w:rsidR="00D65E81">
        <w:t xml:space="preserve"> and</w:t>
      </w:r>
      <w:r w:rsidR="00602283">
        <w:t xml:space="preserve"> a feasibility study </w:t>
      </w:r>
      <w:r w:rsidR="00820895">
        <w:t xml:space="preserve">which will determine whether the </w:t>
      </w:r>
      <w:r w:rsidR="003E55C5">
        <w:t xml:space="preserve">project </w:t>
      </w:r>
      <w:r w:rsidR="00041EA0">
        <w:t xml:space="preserve">is viable </w:t>
      </w:r>
      <w:r w:rsidR="002320EF">
        <w:t xml:space="preserve">and if it </w:t>
      </w:r>
      <w:r w:rsidR="003E55C5">
        <w:t>should continu</w:t>
      </w:r>
      <w:r w:rsidR="002320EF">
        <w:t>e</w:t>
      </w:r>
      <w:r w:rsidR="003866E3">
        <w:t>.</w:t>
      </w:r>
    </w:p>
    <w:p w14:paraId="4CCD2A50" w14:textId="77777777" w:rsidR="003866E3" w:rsidRDefault="003866E3" w:rsidP="007A69C2"/>
    <w:p w14:paraId="2101859B" w14:textId="029A3108" w:rsidR="007A69C2" w:rsidRDefault="00D40F0B" w:rsidP="007A69C2">
      <w:r>
        <w:t xml:space="preserve">The situation </w:t>
      </w:r>
      <w:r w:rsidR="001E7018">
        <w:t>an</w:t>
      </w:r>
      <w:r w:rsidR="00DC1F30">
        <w:t xml:space="preserve">alysis of the </w:t>
      </w:r>
      <w:r w:rsidR="000623D1">
        <w:t>existing business</w:t>
      </w:r>
      <w:r w:rsidR="0062432C">
        <w:t xml:space="preserve"> </w:t>
      </w:r>
      <w:r w:rsidR="006578E9">
        <w:t>highlights</w:t>
      </w:r>
      <w:r w:rsidR="00B80691">
        <w:t xml:space="preserve"> </w:t>
      </w:r>
      <w:r w:rsidR="000F36B7">
        <w:t>cr</w:t>
      </w:r>
      <w:r w:rsidR="00ED541D">
        <w:t>ucial</w:t>
      </w:r>
      <w:r w:rsidR="00B80691">
        <w:t xml:space="preserve"> </w:t>
      </w:r>
      <w:r w:rsidR="000B1725">
        <w:t>detail</w:t>
      </w:r>
      <w:r w:rsidR="000110CD">
        <w:t xml:space="preserve">s </w:t>
      </w:r>
      <w:r w:rsidR="009F17E7">
        <w:t xml:space="preserve">which outline </w:t>
      </w:r>
      <w:r w:rsidR="0018538D">
        <w:t>prominent i</w:t>
      </w:r>
      <w:r w:rsidR="005A0478">
        <w:t xml:space="preserve">ssues of the current system and </w:t>
      </w:r>
      <w:r w:rsidR="007A5D9E">
        <w:t xml:space="preserve">how they are </w:t>
      </w:r>
      <w:r w:rsidR="00714673">
        <w:t>a</w:t>
      </w:r>
      <w:r w:rsidR="007A5D9E">
        <w:t>ffect</w:t>
      </w:r>
      <w:r w:rsidR="00F919C1">
        <w:t>ing customer satis</w:t>
      </w:r>
      <w:r w:rsidR="00EE423E">
        <w:t>faction</w:t>
      </w:r>
      <w:r w:rsidR="00890253">
        <w:t xml:space="preserve">, that </w:t>
      </w:r>
      <w:r w:rsidR="00D40595">
        <w:t xml:space="preserve">ultimately leads to </w:t>
      </w:r>
      <w:r w:rsidR="00A35720">
        <w:t>a loss in r</w:t>
      </w:r>
      <w:r w:rsidR="00ED541D">
        <w:t>e</w:t>
      </w:r>
      <w:r w:rsidR="00850446">
        <w:t>ve</w:t>
      </w:r>
      <w:r w:rsidR="00A35720">
        <w:t>nue</w:t>
      </w:r>
      <w:r w:rsidR="003E079C">
        <w:t>.</w:t>
      </w:r>
      <w:r w:rsidR="000A50D0">
        <w:t xml:space="preserve"> It also provides a </w:t>
      </w:r>
      <w:r w:rsidR="00FA73DC">
        <w:t xml:space="preserve">brief overview </w:t>
      </w:r>
      <w:r w:rsidR="00C92EB5">
        <w:t>o</w:t>
      </w:r>
      <w:r w:rsidR="00BA601E">
        <w:t xml:space="preserve">f </w:t>
      </w:r>
      <w:r w:rsidR="00D27757">
        <w:t xml:space="preserve">what </w:t>
      </w:r>
      <w:r w:rsidR="002476C4">
        <w:t xml:space="preserve">the </w:t>
      </w:r>
      <w:r w:rsidR="00D27757">
        <w:t>c</w:t>
      </w:r>
      <w:r w:rsidR="00D25C9F">
        <w:t>omp</w:t>
      </w:r>
      <w:r w:rsidR="00B84679">
        <w:t xml:space="preserve">any </w:t>
      </w:r>
      <w:r w:rsidR="00201036">
        <w:t xml:space="preserve">offers </w:t>
      </w:r>
      <w:r w:rsidR="00920CB9">
        <w:t>and where the</w:t>
      </w:r>
      <w:r w:rsidR="002476C4">
        <w:t xml:space="preserve">ir lounges are </w:t>
      </w:r>
      <w:r w:rsidR="00042B1E">
        <w:t>stationed across the world</w:t>
      </w:r>
      <w:r w:rsidR="00ED5963">
        <w:t>.</w:t>
      </w:r>
      <w:r w:rsidR="00825822">
        <w:t xml:space="preserve"> </w:t>
      </w:r>
      <w:r w:rsidR="00C073FF">
        <w:t>The</w:t>
      </w:r>
      <w:r w:rsidR="002E5F88">
        <w:t xml:space="preserve"> issue</w:t>
      </w:r>
      <w:r w:rsidR="00654BD3">
        <w:t xml:space="preserve">s </w:t>
      </w:r>
      <w:r w:rsidR="00C073FF">
        <w:t xml:space="preserve">with the existing system </w:t>
      </w:r>
      <w:r w:rsidR="000B55E4">
        <w:t>are</w:t>
      </w:r>
      <w:r w:rsidR="00C45876">
        <w:t xml:space="preserve"> </w:t>
      </w:r>
      <w:r w:rsidR="00C45876" w:rsidRPr="00A96C7D">
        <w:t xml:space="preserve">poor customer service, </w:t>
      </w:r>
      <w:r w:rsidR="002C55B2">
        <w:t xml:space="preserve">poor </w:t>
      </w:r>
      <w:r w:rsidR="00077A57">
        <w:t>membership</w:t>
      </w:r>
      <w:r w:rsidR="002C55B2">
        <w:t xml:space="preserve"> management with uneven registration </w:t>
      </w:r>
      <w:r w:rsidR="00077A57">
        <w:t>prices,</w:t>
      </w:r>
      <w:r w:rsidR="00C45876" w:rsidRPr="00A96C7D">
        <w:t xml:space="preserve"> long waiting times, double bookings</w:t>
      </w:r>
      <w:r w:rsidR="00F87C9A">
        <w:t xml:space="preserve">, </w:t>
      </w:r>
      <w:r w:rsidR="00D87F2A">
        <w:t xml:space="preserve">and </w:t>
      </w:r>
      <w:r w:rsidR="00F87C9A">
        <w:t>cancellation due to overbooking</w:t>
      </w:r>
      <w:r w:rsidR="0070737F">
        <w:t xml:space="preserve">. </w:t>
      </w:r>
      <w:r w:rsidR="00AC28AF">
        <w:t>These issue</w:t>
      </w:r>
      <w:r w:rsidR="00526796">
        <w:t>s</w:t>
      </w:r>
      <w:r w:rsidR="00AC28AF">
        <w:t xml:space="preserve"> </w:t>
      </w:r>
      <w:r w:rsidR="008F0E3E">
        <w:t xml:space="preserve">are </w:t>
      </w:r>
      <w:r w:rsidR="00A75506">
        <w:t xml:space="preserve">caused by </w:t>
      </w:r>
      <w:r w:rsidR="00C257DF">
        <w:t>the</w:t>
      </w:r>
      <w:r w:rsidR="002C4F30">
        <w:t xml:space="preserve"> </w:t>
      </w:r>
      <w:r w:rsidR="00833BDA">
        <w:t>design of the user in</w:t>
      </w:r>
      <w:r w:rsidR="0017139A">
        <w:t>terface</w:t>
      </w:r>
      <w:r w:rsidR="00D717BC">
        <w:t xml:space="preserve"> in 1999</w:t>
      </w:r>
      <w:r w:rsidR="0017139A">
        <w:t xml:space="preserve"> and </w:t>
      </w:r>
      <w:r w:rsidR="003E248A">
        <w:t>the lack of upgrade</w:t>
      </w:r>
      <w:r w:rsidR="00866893">
        <w:t xml:space="preserve">s </w:t>
      </w:r>
      <w:r w:rsidR="00BD5F4C">
        <w:t xml:space="preserve">to make the system </w:t>
      </w:r>
      <w:r w:rsidR="008753E7">
        <w:t xml:space="preserve">compatible with </w:t>
      </w:r>
      <w:r w:rsidR="00A2528E">
        <w:t>latest technologies</w:t>
      </w:r>
      <w:r w:rsidR="00C87021">
        <w:t xml:space="preserve">. </w:t>
      </w:r>
      <w:r w:rsidR="00025386">
        <w:t xml:space="preserve">From the </w:t>
      </w:r>
      <w:r w:rsidR="00210B06">
        <w:t xml:space="preserve">analysis of the </w:t>
      </w:r>
      <w:r w:rsidR="00CA0A08">
        <w:t>exi</w:t>
      </w:r>
      <w:r w:rsidR="00596F4B">
        <w:t>s</w:t>
      </w:r>
      <w:r w:rsidR="00B81DE1">
        <w:t xml:space="preserve">ting </w:t>
      </w:r>
      <w:r w:rsidR="00540E82">
        <w:t>business</w:t>
      </w:r>
      <w:r w:rsidR="00701EB9">
        <w:t>, i</w:t>
      </w:r>
      <w:r w:rsidR="00B94A6C">
        <w:t xml:space="preserve">t can </w:t>
      </w:r>
      <w:r w:rsidR="001649E3">
        <w:t xml:space="preserve">ascertain that </w:t>
      </w:r>
      <w:r w:rsidR="00324E88">
        <w:t xml:space="preserve">a new </w:t>
      </w:r>
      <w:r w:rsidR="008A2365">
        <w:t xml:space="preserve">IT </w:t>
      </w:r>
      <w:r w:rsidR="0023657E">
        <w:t xml:space="preserve">system </w:t>
      </w:r>
      <w:r w:rsidR="00FA4A33">
        <w:t>need</w:t>
      </w:r>
      <w:r w:rsidR="00D717BC">
        <w:t>s</w:t>
      </w:r>
      <w:r w:rsidR="00FA4A33">
        <w:t xml:space="preserve"> </w:t>
      </w:r>
      <w:r w:rsidR="00F61307">
        <w:t xml:space="preserve">to </w:t>
      </w:r>
      <w:r w:rsidR="007B6FE3">
        <w:t xml:space="preserve">be </w:t>
      </w:r>
      <w:r w:rsidR="001C1E37">
        <w:t xml:space="preserve">implemented </w:t>
      </w:r>
      <w:r w:rsidR="00CF33C0">
        <w:t xml:space="preserve">to </w:t>
      </w:r>
      <w:r w:rsidR="00FA4279">
        <w:t>imp</w:t>
      </w:r>
      <w:r w:rsidR="00915008">
        <w:t>ro</w:t>
      </w:r>
      <w:r w:rsidR="006775B8">
        <w:t xml:space="preserve">ve </w:t>
      </w:r>
      <w:r w:rsidR="009B0CF3">
        <w:t>F</w:t>
      </w:r>
      <w:r w:rsidR="00526BE8">
        <w:t>lyDrea</w:t>
      </w:r>
      <w:r w:rsidR="00EC1351">
        <w:t>m</w:t>
      </w:r>
      <w:r w:rsidR="00F21B7A">
        <w:t>Air</w:t>
      </w:r>
      <w:r w:rsidR="00380567">
        <w:t>’</w:t>
      </w:r>
      <w:r w:rsidR="00206991">
        <w:t xml:space="preserve">s </w:t>
      </w:r>
      <w:r w:rsidR="00D61B73">
        <w:t>customer satisfaction.</w:t>
      </w:r>
    </w:p>
    <w:p w14:paraId="7EB7428E" w14:textId="77777777" w:rsidR="00D934F9" w:rsidRDefault="00D934F9" w:rsidP="00D934F9"/>
    <w:p w14:paraId="675CCA4B" w14:textId="2E4400C6" w:rsidR="00EC57A9" w:rsidRDefault="00080B4D" w:rsidP="007A69C2">
      <w:r>
        <w:t>The</w:t>
      </w:r>
      <w:r w:rsidR="009D08FB">
        <w:t xml:space="preserve"> analysis of cost vs benefits </w:t>
      </w:r>
      <w:r w:rsidR="00742CEB">
        <w:t>iden</w:t>
      </w:r>
      <w:r w:rsidR="009D601E">
        <w:t>ti</w:t>
      </w:r>
      <w:r w:rsidR="00742CEB">
        <w:t>fies</w:t>
      </w:r>
      <w:r w:rsidR="009D601E">
        <w:t xml:space="preserve"> </w:t>
      </w:r>
      <w:r w:rsidR="00DB44EC">
        <w:t>the main objectives of the new IT system</w:t>
      </w:r>
      <w:r w:rsidR="001A10EF">
        <w:t xml:space="preserve"> </w:t>
      </w:r>
      <w:r w:rsidR="00604987">
        <w:t xml:space="preserve">and </w:t>
      </w:r>
      <w:r w:rsidR="003C79FC">
        <w:t>how</w:t>
      </w:r>
      <w:r w:rsidR="00604987">
        <w:t xml:space="preserve"> they will </w:t>
      </w:r>
      <w:r w:rsidR="007E76D3">
        <w:t>improve</w:t>
      </w:r>
      <w:r w:rsidR="00212DB6">
        <w:t xml:space="preserve"> FlyDreamAir</w:t>
      </w:r>
      <w:r w:rsidR="00380567">
        <w:t>’</w:t>
      </w:r>
      <w:r w:rsidR="00E31957">
        <w:t>s company</w:t>
      </w:r>
      <w:r w:rsidR="000D0E70">
        <w:t xml:space="preserve">. </w:t>
      </w:r>
      <w:r w:rsidR="00DC3A82">
        <w:t>The cost of hardware, software</w:t>
      </w:r>
      <w:r w:rsidR="00E51C20">
        <w:t xml:space="preserve">, staff training, </w:t>
      </w:r>
      <w:r w:rsidR="00907B71">
        <w:t>installation and ongoing main</w:t>
      </w:r>
      <w:r w:rsidR="00A16B48">
        <w:t>t</w:t>
      </w:r>
      <w:r w:rsidR="00271738">
        <w:t>en</w:t>
      </w:r>
      <w:r w:rsidR="00A16B48">
        <w:t>an</w:t>
      </w:r>
      <w:r w:rsidR="008E0E2B">
        <w:t>ce have been evaluated</w:t>
      </w:r>
      <w:r w:rsidR="0039734E">
        <w:t xml:space="preserve">. The benefits, both </w:t>
      </w:r>
      <w:r w:rsidR="002F2BBC">
        <w:t>tangible and intangible</w:t>
      </w:r>
      <w:r w:rsidR="00215D59">
        <w:t>, have been cal</w:t>
      </w:r>
      <w:r w:rsidR="00E30303">
        <w:t>cu</w:t>
      </w:r>
      <w:r w:rsidR="00215D59">
        <w:t>late</w:t>
      </w:r>
      <w:r w:rsidR="00E30303">
        <w:t>d</w:t>
      </w:r>
      <w:r w:rsidR="002A0FE5">
        <w:t xml:space="preserve">. </w:t>
      </w:r>
      <w:r w:rsidR="00EC7AD7">
        <w:t>Tangible b</w:t>
      </w:r>
      <w:r w:rsidR="002A0FE5">
        <w:t xml:space="preserve">enefits </w:t>
      </w:r>
      <w:r w:rsidR="000E36E8">
        <w:t xml:space="preserve">include </w:t>
      </w:r>
      <w:r w:rsidR="00487997">
        <w:t>i</w:t>
      </w:r>
      <w:r w:rsidR="00D934F9" w:rsidRPr="00D934F9">
        <w:t>ncreased efficiency among both staff and custom</w:t>
      </w:r>
      <w:r w:rsidR="00487997">
        <w:t>ers, i</w:t>
      </w:r>
      <w:r w:rsidR="00D934F9" w:rsidRPr="00D934F9">
        <w:t>mproved customer satisfaction</w:t>
      </w:r>
      <w:r w:rsidR="00487997">
        <w:t>, r</w:t>
      </w:r>
      <w:r w:rsidR="00D934F9" w:rsidRPr="00D934F9">
        <w:t>educed cost</w:t>
      </w:r>
      <w:r w:rsidR="00487997">
        <w:t xml:space="preserve"> and i</w:t>
      </w:r>
      <w:r w:rsidR="00D934F9" w:rsidRPr="00D934F9">
        <w:t>ncreased revenue</w:t>
      </w:r>
      <w:r w:rsidR="00E606F1">
        <w:t xml:space="preserve">. Intangible benefits include </w:t>
      </w:r>
      <w:r w:rsidR="00C9260C">
        <w:t>d</w:t>
      </w:r>
      <w:r w:rsidR="009F017D">
        <w:t>evelop</w:t>
      </w:r>
      <w:r w:rsidR="00C9260C">
        <w:t>ing</w:t>
      </w:r>
      <w:r w:rsidR="009F017D">
        <w:t xml:space="preserve"> future customers in Gen Y and Millennials</w:t>
      </w:r>
      <w:r w:rsidR="00C9260C">
        <w:t xml:space="preserve">, to ensure the Lounge booking service is not seen as a liability and a negative part of the flying experience, </w:t>
      </w:r>
      <w:r w:rsidR="006E1973">
        <w:t xml:space="preserve">surpassing </w:t>
      </w:r>
      <w:r w:rsidR="00C9260C">
        <w:t xml:space="preserve">competitors in the Lounge experience, </w:t>
      </w:r>
      <w:r w:rsidR="001E0DBB">
        <w:t xml:space="preserve">achieve quality closer to </w:t>
      </w:r>
      <w:r w:rsidR="00C9260C">
        <w:t>premium airline services</w:t>
      </w:r>
      <w:r w:rsidR="003633F1">
        <w:t xml:space="preserve"> by </w:t>
      </w:r>
      <w:r w:rsidR="007C497C">
        <w:t>match</w:t>
      </w:r>
      <w:r w:rsidR="003633F1">
        <w:t>ing</w:t>
      </w:r>
      <w:r w:rsidR="007C497C">
        <w:t xml:space="preserve"> its </w:t>
      </w:r>
      <w:r w:rsidR="00CD676D">
        <w:t>overall prospects</w:t>
      </w:r>
      <w:r w:rsidR="007C497C">
        <w:t>,</w:t>
      </w:r>
      <w:r w:rsidR="008F3AC7">
        <w:t xml:space="preserve"> and finally</w:t>
      </w:r>
      <w:r w:rsidR="007C497C">
        <w:t xml:space="preserve"> </w:t>
      </w:r>
      <w:r w:rsidR="008F3AC7">
        <w:t>i</w:t>
      </w:r>
      <w:r w:rsidR="007C497C">
        <w:t>mproved customer satisfaction</w:t>
      </w:r>
      <w:r w:rsidR="008F3AC7">
        <w:t>.</w:t>
      </w:r>
      <w:r w:rsidR="00896D3C">
        <w:t xml:space="preserve"> </w:t>
      </w:r>
      <w:r w:rsidR="00064679">
        <w:t xml:space="preserve">To quantify </w:t>
      </w:r>
      <w:r w:rsidR="00AE278F">
        <w:t>the cost</w:t>
      </w:r>
      <w:r w:rsidR="00C00E21">
        <w:t>s</w:t>
      </w:r>
      <w:r w:rsidR="00AE278F">
        <w:t xml:space="preserve"> vs benefit</w:t>
      </w:r>
      <w:r w:rsidR="00C00E21">
        <w:t>s</w:t>
      </w:r>
      <w:r w:rsidR="00CA10F0">
        <w:t xml:space="preserve"> of the new IT system</w:t>
      </w:r>
      <w:r w:rsidR="006B05EE">
        <w:t xml:space="preserve">, a Net Present Value </w:t>
      </w:r>
      <w:r w:rsidR="007B7DDD">
        <w:t xml:space="preserve">(NPV) </w:t>
      </w:r>
      <w:r w:rsidR="00691C15">
        <w:t>table was conduct as well as a R</w:t>
      </w:r>
      <w:r w:rsidR="006C5481">
        <w:t>e</w:t>
      </w:r>
      <w:r w:rsidR="00DA352B">
        <w:t>turn</w:t>
      </w:r>
      <w:r w:rsidR="006C5481">
        <w:t xml:space="preserve"> On </w:t>
      </w:r>
      <w:r w:rsidR="006A5C31">
        <w:t>Investment</w:t>
      </w:r>
      <w:r w:rsidR="006C5481">
        <w:t xml:space="preserve"> (ROI</w:t>
      </w:r>
      <w:r w:rsidR="00132ECC">
        <w:t>)</w:t>
      </w:r>
      <w:r w:rsidR="00DB7713">
        <w:t xml:space="preserve"> and b</w:t>
      </w:r>
      <w:r w:rsidR="00092C58">
        <w:t xml:space="preserve">oth </w:t>
      </w:r>
      <w:r w:rsidR="00E02839">
        <w:t xml:space="preserve">presented a </w:t>
      </w:r>
      <w:r w:rsidR="00D717BC">
        <w:t>strong case</w:t>
      </w:r>
      <w:r w:rsidR="00866534">
        <w:t>.</w:t>
      </w:r>
      <w:r w:rsidR="00DA352B">
        <w:t xml:space="preserve"> </w:t>
      </w:r>
    </w:p>
    <w:p w14:paraId="7C78C3E1" w14:textId="77777777" w:rsidR="00D612B6" w:rsidRDefault="00D612B6" w:rsidP="007A69C2"/>
    <w:p w14:paraId="0FCC27B1" w14:textId="549EA45B" w:rsidR="002D1E9C" w:rsidRDefault="00D612B6" w:rsidP="007A69C2">
      <w:r>
        <w:t>The feasibility st</w:t>
      </w:r>
      <w:r w:rsidR="0061168D">
        <w:t xml:space="preserve">udy </w:t>
      </w:r>
      <w:r w:rsidR="00E46E67">
        <w:t>con</w:t>
      </w:r>
      <w:r w:rsidR="009F4367">
        <w:t xml:space="preserve">ducted </w:t>
      </w:r>
      <w:r w:rsidR="001E239C">
        <w:t>analyses</w:t>
      </w:r>
      <w:r w:rsidR="009F4367">
        <w:t xml:space="preserve"> </w:t>
      </w:r>
      <w:r w:rsidR="00E779CF">
        <w:t>the new IT system</w:t>
      </w:r>
      <w:r w:rsidR="00FA7100">
        <w:t xml:space="preserve">s </w:t>
      </w:r>
      <w:r w:rsidR="00F44C7C">
        <w:t xml:space="preserve">in a high level </w:t>
      </w:r>
      <w:r w:rsidR="00E229E3">
        <w:t xml:space="preserve">to determine </w:t>
      </w:r>
      <w:r w:rsidR="00E57973">
        <w:t>whether</w:t>
      </w:r>
      <w:r w:rsidR="00E229E3">
        <w:t xml:space="preserve"> </w:t>
      </w:r>
      <w:r w:rsidR="005A7DB1">
        <w:t>it</w:t>
      </w:r>
      <w:r w:rsidR="00E57973">
        <w:t>’</w:t>
      </w:r>
      <w:r w:rsidR="005A7DB1">
        <w:t>s feasible</w:t>
      </w:r>
      <w:r w:rsidR="00E57973">
        <w:t xml:space="preserve"> </w:t>
      </w:r>
      <w:r w:rsidR="00B10168">
        <w:t xml:space="preserve">to continue forward </w:t>
      </w:r>
      <w:r w:rsidR="00831C7C">
        <w:t>on implementing the project</w:t>
      </w:r>
      <w:r w:rsidR="00B93B4B">
        <w:t>. The four main areas</w:t>
      </w:r>
      <w:r w:rsidR="00FE5BF2">
        <w:t xml:space="preserve"> in</w:t>
      </w:r>
      <w:r w:rsidR="00B93B4B">
        <w:t xml:space="preserve"> </w:t>
      </w:r>
      <w:r w:rsidR="00FE5BF2">
        <w:t>which</w:t>
      </w:r>
      <w:r w:rsidR="005A7DB1">
        <w:t xml:space="preserve"> </w:t>
      </w:r>
      <w:r w:rsidR="00FE5BF2">
        <w:t xml:space="preserve">the feasibility study </w:t>
      </w:r>
      <w:r w:rsidR="00EC569A">
        <w:t xml:space="preserve">focuses on are </w:t>
      </w:r>
      <w:r w:rsidR="000945E7">
        <w:t>technical, fi</w:t>
      </w:r>
      <w:r w:rsidR="008A2978">
        <w:t>nancial, operati</w:t>
      </w:r>
      <w:r w:rsidR="00DD1C42">
        <w:t>o</w:t>
      </w:r>
      <w:r w:rsidR="008A2978">
        <w:t>n</w:t>
      </w:r>
      <w:r w:rsidR="00DD1C42">
        <w:t>al and</w:t>
      </w:r>
      <w:r w:rsidR="008A2978">
        <w:t xml:space="preserve"> legal</w:t>
      </w:r>
      <w:r w:rsidR="00DD1C42">
        <w:t xml:space="preserve"> feasibility</w:t>
      </w:r>
      <w:r w:rsidR="007A01BA">
        <w:t xml:space="preserve">. </w:t>
      </w:r>
      <w:r w:rsidR="003B01D5">
        <w:t>It a</w:t>
      </w:r>
      <w:r w:rsidR="00F45CB4">
        <w:t xml:space="preserve">lso performs a </w:t>
      </w:r>
      <w:r w:rsidR="009848B6">
        <w:t>Strengths</w:t>
      </w:r>
      <w:r w:rsidR="00F45CB4">
        <w:t xml:space="preserve">, </w:t>
      </w:r>
      <w:r w:rsidR="00C173EA">
        <w:t>Weaknesses</w:t>
      </w:r>
      <w:r w:rsidR="00061578">
        <w:t>, Opp</w:t>
      </w:r>
      <w:r w:rsidR="00634241">
        <w:t>o</w:t>
      </w:r>
      <w:r w:rsidR="001047A2">
        <w:t>r</w:t>
      </w:r>
      <w:r w:rsidR="00634241">
        <w:t>tun</w:t>
      </w:r>
      <w:r w:rsidR="00565962">
        <w:t>it</w:t>
      </w:r>
      <w:r w:rsidR="00DD5A0B">
        <w:t>ies</w:t>
      </w:r>
      <w:r w:rsidR="00565962">
        <w:t xml:space="preserve"> and Threats (SWOT</w:t>
      </w:r>
      <w:r w:rsidR="00DD5A0B">
        <w:t>) anal</w:t>
      </w:r>
      <w:r w:rsidR="009848B6">
        <w:t>ysis</w:t>
      </w:r>
      <w:r w:rsidR="008A2978">
        <w:t xml:space="preserve"> </w:t>
      </w:r>
      <w:r w:rsidR="0005586A">
        <w:t xml:space="preserve">of </w:t>
      </w:r>
      <w:r w:rsidR="00067F67">
        <w:t>FlyDreamAir</w:t>
      </w:r>
      <w:r w:rsidR="00536EFD">
        <w:t>’</w:t>
      </w:r>
      <w:r w:rsidR="00A12A26">
        <w:t>s company</w:t>
      </w:r>
      <w:r w:rsidR="00A76D88">
        <w:t xml:space="preserve"> </w:t>
      </w:r>
      <w:r w:rsidR="001D5D67">
        <w:t xml:space="preserve">and </w:t>
      </w:r>
      <w:r w:rsidR="00A21BB3">
        <w:t>through it</w:t>
      </w:r>
      <w:r w:rsidR="00634241">
        <w:t>,</w:t>
      </w:r>
      <w:r w:rsidR="00A21BB3">
        <w:t xml:space="preserve"> </w:t>
      </w:r>
      <w:r w:rsidR="007D25F9">
        <w:t>developed an understanding of FlyDreamAir</w:t>
      </w:r>
      <w:r w:rsidR="00536EFD">
        <w:t>’</w:t>
      </w:r>
      <w:r w:rsidR="007D25F9">
        <w:t>s</w:t>
      </w:r>
      <w:r w:rsidR="005808A2">
        <w:t xml:space="preserve"> lounge booking systems</w:t>
      </w:r>
      <w:r w:rsidR="008D30FC">
        <w:t xml:space="preserve"> strengths </w:t>
      </w:r>
      <w:r w:rsidR="001F7645">
        <w:t xml:space="preserve">and opportunities </w:t>
      </w:r>
      <w:r w:rsidR="005808A2">
        <w:t>in the face of known</w:t>
      </w:r>
      <w:r w:rsidR="004908C2">
        <w:t xml:space="preserve"> weaknesses and </w:t>
      </w:r>
      <w:r w:rsidR="00EB3DC2">
        <w:t>threats</w:t>
      </w:r>
      <w:r w:rsidR="00F1612B">
        <w:t xml:space="preserve"> (specifically poor user feedback)</w:t>
      </w:r>
      <w:r w:rsidR="000E0927">
        <w:t xml:space="preserve">. </w:t>
      </w:r>
      <w:r w:rsidR="008D30FC">
        <w:t xml:space="preserve"> </w:t>
      </w:r>
      <w:r w:rsidR="00263A24">
        <w:t>Ultimately</w:t>
      </w:r>
      <w:r w:rsidR="009C0ED3">
        <w:t>, the s</w:t>
      </w:r>
      <w:r w:rsidR="000241B7">
        <w:t xml:space="preserve">tudy justifies </w:t>
      </w:r>
      <w:r w:rsidR="004F1FF9">
        <w:t>t</w:t>
      </w:r>
      <w:r w:rsidR="00B753C8">
        <w:t xml:space="preserve">he projects </w:t>
      </w:r>
      <w:r w:rsidR="00A37509">
        <w:t>feasib</w:t>
      </w:r>
      <w:r w:rsidR="00F15CFC">
        <w:t xml:space="preserve">ility and </w:t>
      </w:r>
      <w:r w:rsidR="00161BE8">
        <w:t xml:space="preserve">clarifies </w:t>
      </w:r>
      <w:r w:rsidR="00930E36">
        <w:t>tha</w:t>
      </w:r>
      <w:r w:rsidR="001A7341">
        <w:t xml:space="preserve">t </w:t>
      </w:r>
      <w:r w:rsidR="005E6FEE">
        <w:t xml:space="preserve">the project should </w:t>
      </w:r>
      <w:r w:rsidR="00DF508F">
        <w:t xml:space="preserve">be </w:t>
      </w:r>
      <w:r w:rsidR="00445D66">
        <w:t>implemen</w:t>
      </w:r>
      <w:r w:rsidR="00AF6D35">
        <w:t>ted</w:t>
      </w:r>
      <w:r w:rsidR="002D1E9C">
        <w:t>.</w:t>
      </w:r>
    </w:p>
    <w:p w14:paraId="0563078B" w14:textId="77777777" w:rsidR="002D1E9C" w:rsidRDefault="002D1E9C" w:rsidP="007A69C2"/>
    <w:p w14:paraId="47D3FF7A" w14:textId="0128600B" w:rsidR="00D612B6" w:rsidRDefault="00E309C4" w:rsidP="007A69C2">
      <w:r>
        <w:t>Due to FlyDreamAir</w:t>
      </w:r>
      <w:r w:rsidR="004671FF">
        <w:t>s</w:t>
      </w:r>
      <w:r>
        <w:t xml:space="preserve"> rapidly ex</w:t>
      </w:r>
      <w:r w:rsidR="00185FC9">
        <w:t>panding</w:t>
      </w:r>
      <w:r w:rsidR="004671FF">
        <w:t xml:space="preserve"> </w:t>
      </w:r>
      <w:r w:rsidR="000813DD">
        <w:t>com</w:t>
      </w:r>
      <w:r w:rsidR="00BC11E4">
        <w:t>pany and custo</w:t>
      </w:r>
      <w:r w:rsidR="0065457F">
        <w:t xml:space="preserve">mer </w:t>
      </w:r>
      <w:r w:rsidR="00042B9B">
        <w:t>dem</w:t>
      </w:r>
      <w:r w:rsidR="0006723B">
        <w:t>and</w:t>
      </w:r>
      <w:r w:rsidR="00CA7E75">
        <w:t>s</w:t>
      </w:r>
      <w:r w:rsidR="00813A8B">
        <w:t xml:space="preserve">, it’s </w:t>
      </w:r>
      <w:r w:rsidR="00AB5C3E">
        <w:t xml:space="preserve">evident </w:t>
      </w:r>
      <w:r w:rsidR="00072DC8">
        <w:t xml:space="preserve">that </w:t>
      </w:r>
      <w:r w:rsidR="00BF26AB">
        <w:t>th</w:t>
      </w:r>
      <w:r w:rsidR="00733B73">
        <w:t xml:space="preserve">e company </w:t>
      </w:r>
      <w:r w:rsidR="00F8203B">
        <w:t xml:space="preserve">needs a new IT system </w:t>
      </w:r>
      <w:r w:rsidR="003A705D">
        <w:t xml:space="preserve">which </w:t>
      </w:r>
      <w:r w:rsidR="00897791">
        <w:t xml:space="preserve">will </w:t>
      </w:r>
      <w:r w:rsidR="005778BD">
        <w:t xml:space="preserve">provide </w:t>
      </w:r>
      <w:r w:rsidR="00ED45F8">
        <w:t xml:space="preserve">its customers and </w:t>
      </w:r>
      <w:r w:rsidR="00DA4573">
        <w:t xml:space="preserve">staff with </w:t>
      </w:r>
      <w:r w:rsidR="00A82E30">
        <w:t>a</w:t>
      </w:r>
      <w:r w:rsidR="00253BA1">
        <w:t xml:space="preserve">n </w:t>
      </w:r>
      <w:r w:rsidR="00A216AE">
        <w:t xml:space="preserve">optimal </w:t>
      </w:r>
      <w:r w:rsidR="00D73CDD">
        <w:t xml:space="preserve">system </w:t>
      </w:r>
      <w:r w:rsidR="00D72C6B">
        <w:t xml:space="preserve">to increase </w:t>
      </w:r>
      <w:r w:rsidR="00A161B0">
        <w:t>p</w:t>
      </w:r>
      <w:r w:rsidR="00BD191E">
        <w:t xml:space="preserve">roductivity </w:t>
      </w:r>
      <w:r w:rsidR="008761EE">
        <w:t xml:space="preserve">and </w:t>
      </w:r>
      <w:r w:rsidR="00256232">
        <w:t>re</w:t>
      </w:r>
      <w:r w:rsidR="001C0C2C">
        <w:t>venue</w:t>
      </w:r>
      <w:r w:rsidR="00486C33">
        <w:t xml:space="preserve">. </w:t>
      </w:r>
      <w:r w:rsidR="0022569D">
        <w:t>The busin</w:t>
      </w:r>
      <w:r w:rsidR="00606F70">
        <w:t xml:space="preserve">ess case </w:t>
      </w:r>
      <w:r w:rsidR="007E624C">
        <w:t xml:space="preserve">clearly </w:t>
      </w:r>
      <w:r w:rsidR="00CB170F">
        <w:t xml:space="preserve">states </w:t>
      </w:r>
      <w:r w:rsidR="00A93268">
        <w:t xml:space="preserve">that </w:t>
      </w:r>
      <w:r w:rsidR="0084409A">
        <w:t xml:space="preserve">the </w:t>
      </w:r>
      <w:r w:rsidR="00A508A1">
        <w:t>p</w:t>
      </w:r>
      <w:r w:rsidR="00F81AC1">
        <w:t xml:space="preserve">roject should </w:t>
      </w:r>
      <w:r w:rsidR="00CC1966">
        <w:t xml:space="preserve">move </w:t>
      </w:r>
      <w:r w:rsidR="00A72C7E">
        <w:t xml:space="preserve">forward </w:t>
      </w:r>
      <w:r w:rsidR="00B40520">
        <w:t>and be implement</w:t>
      </w:r>
      <w:r w:rsidR="00A674F0">
        <w:t>ed</w:t>
      </w:r>
      <w:r w:rsidR="00B40520">
        <w:t xml:space="preserve"> as soon as </w:t>
      </w:r>
      <w:r w:rsidR="00383010">
        <w:t xml:space="preserve">possible. </w:t>
      </w:r>
      <w:r w:rsidR="007F5009">
        <w:t xml:space="preserve">This </w:t>
      </w:r>
      <w:r w:rsidR="0028347E">
        <w:t xml:space="preserve">is </w:t>
      </w:r>
      <w:r w:rsidR="009D4963">
        <w:t>appa</w:t>
      </w:r>
      <w:r w:rsidR="004634B2">
        <w:t xml:space="preserve">rent </w:t>
      </w:r>
      <w:r w:rsidR="008A5010">
        <w:t xml:space="preserve">in </w:t>
      </w:r>
      <w:r w:rsidR="00090336">
        <w:t>t</w:t>
      </w:r>
      <w:r w:rsidR="00CA0175">
        <w:t>he s</w:t>
      </w:r>
      <w:r w:rsidR="00425182">
        <w:t xml:space="preserve">ituation </w:t>
      </w:r>
      <w:r w:rsidR="004E2223">
        <w:t>ana</w:t>
      </w:r>
      <w:r w:rsidR="00581E5B">
        <w:t xml:space="preserve">lysis of </w:t>
      </w:r>
      <w:r w:rsidR="00EE6C59">
        <w:t xml:space="preserve">existing </w:t>
      </w:r>
      <w:r w:rsidR="0097221A">
        <w:t>business</w:t>
      </w:r>
      <w:r w:rsidR="00C14C66">
        <w:t xml:space="preserve">, analysis of cost vs </w:t>
      </w:r>
      <w:r w:rsidR="00EA0C01">
        <w:t>benefits</w:t>
      </w:r>
      <w:r w:rsidR="00EC09BC">
        <w:t xml:space="preserve"> and </w:t>
      </w:r>
      <w:r w:rsidR="00FE2D7E">
        <w:t>the fea</w:t>
      </w:r>
      <w:r w:rsidR="00841B01">
        <w:t>si</w:t>
      </w:r>
      <w:r w:rsidR="000F1DE4">
        <w:t>bility study</w:t>
      </w:r>
      <w:r w:rsidR="00946547">
        <w:t xml:space="preserve">. </w:t>
      </w:r>
      <w:r w:rsidR="00A12A26">
        <w:t xml:space="preserve">  </w:t>
      </w:r>
    </w:p>
    <w:p w14:paraId="40C3A9E0" w14:textId="19922F25" w:rsidR="00AC23EA" w:rsidRPr="00A87D66" w:rsidRDefault="00AC23EA" w:rsidP="007A69C2">
      <w:pPr>
        <w:rPr>
          <w:rStyle w:val="normaltextrun"/>
          <w:rFonts w:ascii="Calibri" w:hAnsi="Calibri" w:cs="Calibri"/>
          <w:color w:val="4472C4" w:themeColor="accent1"/>
          <w:sz w:val="28"/>
          <w:szCs w:val="28"/>
          <w:shd w:val="clear" w:color="auto" w:fill="FFFFFF"/>
        </w:rPr>
      </w:pPr>
    </w:p>
    <w:p w14:paraId="526F5A0F" w14:textId="211462FC" w:rsidR="007A69C2" w:rsidRPr="006821FC" w:rsidRDefault="007A69C2" w:rsidP="006821FC">
      <w:pPr>
        <w:pStyle w:val="Heading2"/>
      </w:pPr>
      <w:bookmarkStart w:id="3" w:name="_Toc1636110278"/>
      <w:r>
        <w:t>Situation Analysis of Existing Business</w:t>
      </w:r>
      <w:bookmarkEnd w:id="3"/>
    </w:p>
    <w:p w14:paraId="3503966E" w14:textId="77777777" w:rsidR="00A96C7D" w:rsidRDefault="00A96C7D" w:rsidP="00A96C7D">
      <w:pPr>
        <w:rPr>
          <w:color w:val="4472C4" w:themeColor="accent1"/>
          <w:sz w:val="28"/>
          <w:szCs w:val="28"/>
          <w:lang w:val="en-US"/>
        </w:rPr>
      </w:pPr>
      <w:bookmarkStart w:id="4" w:name="OLE_LINK1"/>
    </w:p>
    <w:p w14:paraId="7518CAD3" w14:textId="390A268F" w:rsidR="005B5288" w:rsidRDefault="00A96C7D" w:rsidP="00A96C7D">
      <w:r w:rsidRPr="00A96C7D">
        <w:t xml:space="preserve">FlyDreamAir is a well-known </w:t>
      </w:r>
      <w:r w:rsidR="00AF6D12">
        <w:t>mid</w:t>
      </w:r>
      <w:r w:rsidR="0015069D">
        <w:t>-</w:t>
      </w:r>
      <w:r w:rsidR="00AF6D12">
        <w:t xml:space="preserve">priced </w:t>
      </w:r>
      <w:r w:rsidRPr="00A96C7D">
        <w:t xml:space="preserve">airline that operates a substantial number of aircrafts, providing both international and domestic flights. The airline has an extensive customer base and network of travel agencies globally. The airline provides lounges facilities for its customer which allows them to relax, socialise and enjoy various amenities before and after their flight. </w:t>
      </w:r>
    </w:p>
    <w:p w14:paraId="0CB7B9F9" w14:textId="77777777" w:rsidR="005B5288" w:rsidRDefault="005B5288" w:rsidP="00A96C7D"/>
    <w:p w14:paraId="5CDDF086" w14:textId="266A4DFF" w:rsidR="008008E0" w:rsidRDefault="00A96C7D" w:rsidP="00A96C7D">
      <w:r w:rsidRPr="00A96C7D">
        <w:t xml:space="preserve">FlyDreamAir, a leading airline in Australia, currently operates 15 domestic lounges across the country and 12 lounges at major international airports (see Table 1). However, the airline's existing system for managing the lounges is plagued with inefficiencies and ineffectiveness. The system's poor customer service, long waiting times, </w:t>
      </w:r>
      <w:r w:rsidR="00463A82">
        <w:t xml:space="preserve">inadequate </w:t>
      </w:r>
      <w:r w:rsidR="00277422">
        <w:t>occupancy management leading to</w:t>
      </w:r>
      <w:r w:rsidRPr="00A96C7D">
        <w:t xml:space="preserve"> double bookings </w:t>
      </w:r>
      <w:r w:rsidR="00277422">
        <w:t xml:space="preserve">that </w:t>
      </w:r>
      <w:r w:rsidRPr="00A96C7D">
        <w:t>have resulted in numerous customer complaints</w:t>
      </w:r>
      <w:r w:rsidR="00BA15AC">
        <w:t>.</w:t>
      </w:r>
      <w:r w:rsidRPr="00A96C7D">
        <w:t xml:space="preserve"> </w:t>
      </w:r>
      <w:r w:rsidR="00EE17FC">
        <w:t>I</w:t>
      </w:r>
      <w:r w:rsidRPr="00A96C7D">
        <w:t>n the 2021 Airliner World annual report on airline performance, FlyDreamAir's lounge booking website was ranked 17th in the world, with only a 2-star performance. The feedback obtained from customers indicates that the current user interface has poor usability, inefficient design, inconsistent visual design, poor accessibility, lack of customer feedback, and slow performance. This lackluster user interface has caused frustration and confusion among customers, leading them to seek alternative airport lounge services. Consequently, this has caused a decrease in revenue and a negative perception of the FlyDreamAir</w:t>
      </w:r>
      <w:r w:rsidR="00536EFD">
        <w:t>’</w:t>
      </w:r>
      <w:r w:rsidRPr="00A96C7D">
        <w:t xml:space="preserve">s company. </w:t>
      </w:r>
    </w:p>
    <w:p w14:paraId="30A585EB" w14:textId="77777777" w:rsidR="008008E0" w:rsidRDefault="008008E0" w:rsidP="00A96C7D"/>
    <w:p w14:paraId="2BC60217" w14:textId="77777777" w:rsidR="00916467" w:rsidRDefault="00A96C7D" w:rsidP="00A96C7D">
      <w:r w:rsidRPr="00A96C7D">
        <w:t xml:space="preserve">The FlyDreamAir lounge current system, which was implemented by Info Tech, a small company with limited experience in the field in 1999, was originally designed to handle 4000 customers per day for only 14 lounges. However, as FlyDreamAir expanded over the years and more customers took advantage of this service, numerous problems arose, particularly related to the obsolete software, which was based on Pascal and written in a Windows 2000 interface. Before the pandemic, the system was handling an average of 25000 customers per day for 37 lounges. The system has numerous interfacing issues with modern web browsers like Microsoft Edge and Google, and although the app can be downloaded from Google Play and the Apple App Store, its version is comparatively slow. </w:t>
      </w:r>
    </w:p>
    <w:p w14:paraId="646ADE2A" w14:textId="77777777" w:rsidR="00916467" w:rsidRDefault="00916467" w:rsidP="00A96C7D"/>
    <w:p w14:paraId="395CAFA4" w14:textId="77777777" w:rsidR="00D561C7" w:rsidRDefault="00A96C7D" w:rsidP="00A96C7D">
      <w:r w:rsidRPr="00A96C7D">
        <w:t xml:space="preserve">FlyDreamAir’s lounge booking system has been rated as a significant drawback for the airline's customers, as it has been rated only 2 stars in the 2021 Airliner World annual report on airline performance. This poor rating is in stark contrast to the top 10 airlines, which all have lounge booking systems rated at 4 or 5 stars. Despite FlyDreamAir operating at a lower price point than its main competitors, such as Qantas, BA, American, and Lufthansa, their lounge booking systems all scored higher in customer satisfaction. In fact, even in the Australian market, FlyDreamAir falls short compared to its main rivals, VirginBlue and Jetstar, both of which have 3-star rated lounge booking services, while Qantas enjoys a 5-star rating. </w:t>
      </w:r>
    </w:p>
    <w:p w14:paraId="7F0DAD43" w14:textId="77777777" w:rsidR="00A21A2E" w:rsidRDefault="00A96C7D" w:rsidP="006074AE">
      <w:r w:rsidRPr="00A96C7D">
        <w:t xml:space="preserve">This substandard rating of FlyDreamAir’s lounge booking system has a direct impact on customer satisfaction, as it is a significant factor when customers choose which airline to fly with. Therefore, addressing this issue is critical for the airline's success. While the booking system's poor performance does not reflect on the quality of the features inside the lounges, such as food, furnishings, and services, the negative perception of the booking system may still affect the airline's overall revenue and market perception. </w:t>
      </w:r>
    </w:p>
    <w:p w14:paraId="4A5869EB" w14:textId="77777777" w:rsidR="00A21A2E" w:rsidRDefault="00A21A2E" w:rsidP="006074AE"/>
    <w:p w14:paraId="30EEEC19" w14:textId="4F4A9FE8" w:rsidR="006074AE" w:rsidRPr="006074AE" w:rsidRDefault="00A96C7D" w:rsidP="006074AE">
      <w:r w:rsidRPr="00A96C7D">
        <w:t>Macrosoft intends to moderni</w:t>
      </w:r>
      <w:r w:rsidR="000F0E2A">
        <w:t>s</w:t>
      </w:r>
      <w:r w:rsidRPr="00A96C7D">
        <w:t>e its business processes and operations by implementing a new system that will enhance productivity and provide a better experience for customers. The need for a new IT system to manage the airline's lounges across the world is therefore imperative to improve customer satisfaction, boost revenue, and enhance the company's reputation in the aviation industry.</w:t>
      </w:r>
      <w:r w:rsidR="006074AE" w:rsidRPr="006074AE">
        <w:rPr>
          <w:vanish/>
        </w:rPr>
        <w:t>Top of Form</w:t>
      </w:r>
    </w:p>
    <w:p w14:paraId="4A2A9873" w14:textId="77777777" w:rsidR="006074AE" w:rsidRPr="006074AE" w:rsidRDefault="006074AE" w:rsidP="006074AE">
      <w:pPr>
        <w:rPr>
          <w:vanish/>
        </w:rPr>
      </w:pPr>
      <w:r w:rsidRPr="006074AE">
        <w:rPr>
          <w:vanish/>
        </w:rPr>
        <w:t>Bottom of Form</w:t>
      </w:r>
    </w:p>
    <w:bookmarkEnd w:id="4"/>
    <w:p w14:paraId="4D9EDA01" w14:textId="77777777" w:rsidR="008D44C1" w:rsidRDefault="008D44C1" w:rsidP="007A69C2">
      <w:pPr>
        <w:rPr>
          <w:lang w:val="en-US"/>
        </w:rPr>
      </w:pPr>
    </w:p>
    <w:p w14:paraId="1DA1E671" w14:textId="281F84AB" w:rsidR="008B75F7" w:rsidRDefault="008B75F7" w:rsidP="007A69C2">
      <w:pPr>
        <w:rPr>
          <w:lang w:val="en-US"/>
        </w:rPr>
      </w:pPr>
      <w:r>
        <w:rPr>
          <w:lang w:val="en-US"/>
        </w:rPr>
        <w:t>Table 1 – Current FlyDreamAir lounge locations</w:t>
      </w:r>
    </w:p>
    <w:tbl>
      <w:tblPr>
        <w:tblStyle w:val="TableGrid"/>
        <w:tblW w:w="0" w:type="auto"/>
        <w:tblLook w:val="04A0" w:firstRow="1" w:lastRow="0" w:firstColumn="1" w:lastColumn="0" w:noHBand="0" w:noVBand="1"/>
      </w:tblPr>
      <w:tblGrid>
        <w:gridCol w:w="2254"/>
        <w:gridCol w:w="2254"/>
        <w:gridCol w:w="2254"/>
        <w:gridCol w:w="2254"/>
      </w:tblGrid>
      <w:tr w:rsidR="008B75F7" w:rsidRPr="004859AD" w14:paraId="2138934F" w14:textId="77777777" w:rsidTr="008B75F7">
        <w:tc>
          <w:tcPr>
            <w:tcW w:w="2254" w:type="dxa"/>
          </w:tcPr>
          <w:p w14:paraId="5DACD113" w14:textId="33C02408" w:rsidR="008B75F7" w:rsidRPr="00D20974" w:rsidRDefault="008B75F7" w:rsidP="004859AD">
            <w:pPr>
              <w:rPr>
                <w:b/>
                <w:bCs/>
                <w:color w:val="4472C4" w:themeColor="accent1"/>
                <w:lang w:val="en-US"/>
              </w:rPr>
            </w:pPr>
            <w:r w:rsidRPr="00D20974">
              <w:rPr>
                <w:b/>
                <w:bCs/>
                <w:color w:val="4472C4" w:themeColor="accent1"/>
                <w:lang w:val="en-US"/>
              </w:rPr>
              <w:t>Domestic</w:t>
            </w:r>
          </w:p>
        </w:tc>
        <w:tc>
          <w:tcPr>
            <w:tcW w:w="2254" w:type="dxa"/>
          </w:tcPr>
          <w:p w14:paraId="49DDBAB7" w14:textId="4A87E586" w:rsidR="008B75F7" w:rsidRPr="00D20974" w:rsidRDefault="008B75F7" w:rsidP="004859AD">
            <w:pPr>
              <w:rPr>
                <w:b/>
                <w:bCs/>
                <w:color w:val="4472C4" w:themeColor="accent1"/>
                <w:lang w:val="en-US"/>
              </w:rPr>
            </w:pPr>
            <w:r w:rsidRPr="00D20974">
              <w:rPr>
                <w:b/>
                <w:bCs/>
                <w:color w:val="4472C4" w:themeColor="accent1"/>
                <w:lang w:val="en-US"/>
              </w:rPr>
              <w:t>Domestic</w:t>
            </w:r>
          </w:p>
        </w:tc>
        <w:tc>
          <w:tcPr>
            <w:tcW w:w="2254" w:type="dxa"/>
          </w:tcPr>
          <w:p w14:paraId="5A50DF23" w14:textId="258A33CF" w:rsidR="008B75F7" w:rsidRPr="00D20974" w:rsidRDefault="008B75F7" w:rsidP="004859AD">
            <w:pPr>
              <w:rPr>
                <w:b/>
                <w:bCs/>
                <w:color w:val="4472C4" w:themeColor="accent1"/>
                <w:lang w:val="en-US"/>
              </w:rPr>
            </w:pPr>
            <w:r w:rsidRPr="00D20974">
              <w:rPr>
                <w:b/>
                <w:bCs/>
                <w:color w:val="4472C4" w:themeColor="accent1"/>
                <w:lang w:val="en-US"/>
              </w:rPr>
              <w:t>International</w:t>
            </w:r>
          </w:p>
        </w:tc>
        <w:tc>
          <w:tcPr>
            <w:tcW w:w="2254" w:type="dxa"/>
          </w:tcPr>
          <w:p w14:paraId="6B8D27B1" w14:textId="55A0B7A6" w:rsidR="008B75F7" w:rsidRPr="00D20974" w:rsidRDefault="008B75F7" w:rsidP="004859AD">
            <w:pPr>
              <w:rPr>
                <w:b/>
                <w:bCs/>
                <w:color w:val="4472C4" w:themeColor="accent1"/>
                <w:lang w:val="en-US"/>
              </w:rPr>
            </w:pPr>
            <w:r w:rsidRPr="00D20974">
              <w:rPr>
                <w:b/>
                <w:bCs/>
                <w:color w:val="4472C4" w:themeColor="accent1"/>
                <w:lang w:val="en-US"/>
              </w:rPr>
              <w:t>International</w:t>
            </w:r>
          </w:p>
        </w:tc>
      </w:tr>
      <w:tr w:rsidR="008B75F7" w14:paraId="2EE5B223" w14:textId="77777777" w:rsidTr="008B75F7">
        <w:tc>
          <w:tcPr>
            <w:tcW w:w="2254" w:type="dxa"/>
          </w:tcPr>
          <w:p w14:paraId="127807A8" w14:textId="662BE557" w:rsidR="008B75F7" w:rsidRDefault="008B75F7" w:rsidP="007A69C2">
            <w:pPr>
              <w:rPr>
                <w:lang w:val="en-US"/>
              </w:rPr>
            </w:pPr>
            <w:r>
              <w:rPr>
                <w:lang w:val="en-US"/>
              </w:rPr>
              <w:t>Sydney</w:t>
            </w:r>
          </w:p>
        </w:tc>
        <w:tc>
          <w:tcPr>
            <w:tcW w:w="2254" w:type="dxa"/>
          </w:tcPr>
          <w:p w14:paraId="21CA7639" w14:textId="08A71DA7" w:rsidR="008B75F7" w:rsidRDefault="00ED5F8F" w:rsidP="007A69C2">
            <w:pPr>
              <w:rPr>
                <w:lang w:val="en-US"/>
              </w:rPr>
            </w:pPr>
            <w:r>
              <w:rPr>
                <w:lang w:val="en-US"/>
              </w:rPr>
              <w:t>Canberra</w:t>
            </w:r>
          </w:p>
        </w:tc>
        <w:tc>
          <w:tcPr>
            <w:tcW w:w="2254" w:type="dxa"/>
          </w:tcPr>
          <w:p w14:paraId="6F263967" w14:textId="507AAF86" w:rsidR="008B75F7" w:rsidRDefault="00AE03BC" w:rsidP="007A69C2">
            <w:pPr>
              <w:rPr>
                <w:lang w:val="en-US"/>
              </w:rPr>
            </w:pPr>
            <w:r>
              <w:rPr>
                <w:lang w:val="en-US"/>
              </w:rPr>
              <w:t>JFK, New York USA</w:t>
            </w:r>
          </w:p>
        </w:tc>
        <w:tc>
          <w:tcPr>
            <w:tcW w:w="2254" w:type="dxa"/>
          </w:tcPr>
          <w:p w14:paraId="28751650" w14:textId="4F8F166B" w:rsidR="008B75F7" w:rsidRDefault="00C86F9B" w:rsidP="007A69C2">
            <w:pPr>
              <w:rPr>
                <w:lang w:val="en-US"/>
              </w:rPr>
            </w:pPr>
            <w:r>
              <w:rPr>
                <w:lang w:val="en-US"/>
              </w:rPr>
              <w:t>Tokyo, Japan</w:t>
            </w:r>
          </w:p>
        </w:tc>
      </w:tr>
      <w:tr w:rsidR="008B75F7" w14:paraId="33246E46" w14:textId="77777777" w:rsidTr="008B75F7">
        <w:tc>
          <w:tcPr>
            <w:tcW w:w="2254" w:type="dxa"/>
          </w:tcPr>
          <w:p w14:paraId="3CEFAF99" w14:textId="668A118A" w:rsidR="008B75F7" w:rsidRDefault="008B75F7" w:rsidP="007A69C2">
            <w:pPr>
              <w:rPr>
                <w:lang w:val="en-US"/>
              </w:rPr>
            </w:pPr>
            <w:r>
              <w:rPr>
                <w:lang w:val="en-US"/>
              </w:rPr>
              <w:t>Melbounre</w:t>
            </w:r>
          </w:p>
        </w:tc>
        <w:tc>
          <w:tcPr>
            <w:tcW w:w="2254" w:type="dxa"/>
          </w:tcPr>
          <w:p w14:paraId="523053FA" w14:textId="1EFEBE98" w:rsidR="008B75F7" w:rsidRDefault="00ED5F8F" w:rsidP="007A69C2">
            <w:pPr>
              <w:rPr>
                <w:lang w:val="en-US"/>
              </w:rPr>
            </w:pPr>
            <w:r>
              <w:rPr>
                <w:lang w:val="en-US"/>
              </w:rPr>
              <w:t>Hobart</w:t>
            </w:r>
          </w:p>
        </w:tc>
        <w:tc>
          <w:tcPr>
            <w:tcW w:w="2254" w:type="dxa"/>
          </w:tcPr>
          <w:p w14:paraId="23127E08" w14:textId="525CE5CF" w:rsidR="008B75F7" w:rsidRDefault="003E2D03" w:rsidP="007A69C2">
            <w:pPr>
              <w:rPr>
                <w:lang w:val="en-US"/>
              </w:rPr>
            </w:pPr>
            <w:r>
              <w:rPr>
                <w:lang w:val="en-US"/>
              </w:rPr>
              <w:t>CDG Paris, France</w:t>
            </w:r>
          </w:p>
        </w:tc>
        <w:tc>
          <w:tcPr>
            <w:tcW w:w="2254" w:type="dxa"/>
          </w:tcPr>
          <w:p w14:paraId="1779B514" w14:textId="077F68D5" w:rsidR="008B75F7" w:rsidRDefault="00C86F9B" w:rsidP="007A69C2">
            <w:pPr>
              <w:rPr>
                <w:lang w:val="en-US"/>
              </w:rPr>
            </w:pPr>
            <w:r>
              <w:rPr>
                <w:lang w:val="en-US"/>
              </w:rPr>
              <w:t>Heathrow, London, UK</w:t>
            </w:r>
          </w:p>
        </w:tc>
      </w:tr>
      <w:tr w:rsidR="008B75F7" w14:paraId="3F158FBC" w14:textId="77777777" w:rsidTr="008B75F7">
        <w:tc>
          <w:tcPr>
            <w:tcW w:w="2254" w:type="dxa"/>
          </w:tcPr>
          <w:p w14:paraId="17A73B24" w14:textId="543BB9A7" w:rsidR="008B75F7" w:rsidRDefault="008B75F7" w:rsidP="007A69C2">
            <w:pPr>
              <w:rPr>
                <w:lang w:val="en-US"/>
              </w:rPr>
            </w:pPr>
            <w:r>
              <w:rPr>
                <w:lang w:val="en-US"/>
              </w:rPr>
              <w:t>Brisbane</w:t>
            </w:r>
          </w:p>
        </w:tc>
        <w:tc>
          <w:tcPr>
            <w:tcW w:w="2254" w:type="dxa"/>
          </w:tcPr>
          <w:p w14:paraId="0594810A" w14:textId="72A86B8A" w:rsidR="008B75F7" w:rsidRDefault="00ED5F8F" w:rsidP="007A69C2">
            <w:pPr>
              <w:rPr>
                <w:lang w:val="en-US"/>
              </w:rPr>
            </w:pPr>
            <w:r>
              <w:rPr>
                <w:lang w:val="en-US"/>
              </w:rPr>
              <w:t>Darwin</w:t>
            </w:r>
          </w:p>
        </w:tc>
        <w:tc>
          <w:tcPr>
            <w:tcW w:w="2254" w:type="dxa"/>
          </w:tcPr>
          <w:p w14:paraId="2D270F83" w14:textId="5FCA992C" w:rsidR="008B75F7" w:rsidRDefault="003E2D03" w:rsidP="007A69C2">
            <w:pPr>
              <w:rPr>
                <w:lang w:val="en-US"/>
              </w:rPr>
            </w:pPr>
            <w:r>
              <w:rPr>
                <w:lang w:val="en-US"/>
              </w:rPr>
              <w:t>Rome, Italy</w:t>
            </w:r>
          </w:p>
        </w:tc>
        <w:tc>
          <w:tcPr>
            <w:tcW w:w="2254" w:type="dxa"/>
          </w:tcPr>
          <w:p w14:paraId="4E8AD4E1" w14:textId="59CFD374" w:rsidR="008B75F7" w:rsidRDefault="00CA548F" w:rsidP="007A69C2">
            <w:pPr>
              <w:rPr>
                <w:lang w:val="en-US"/>
              </w:rPr>
            </w:pPr>
            <w:r>
              <w:rPr>
                <w:lang w:val="en-US"/>
              </w:rPr>
              <w:t>Auckland, NZ</w:t>
            </w:r>
          </w:p>
        </w:tc>
      </w:tr>
      <w:tr w:rsidR="008B75F7" w14:paraId="4D9FBC51" w14:textId="77777777" w:rsidTr="008B75F7">
        <w:tc>
          <w:tcPr>
            <w:tcW w:w="2254" w:type="dxa"/>
          </w:tcPr>
          <w:p w14:paraId="3937EA87" w14:textId="02A2FCB2" w:rsidR="008B75F7" w:rsidRDefault="008B75F7" w:rsidP="007A69C2">
            <w:pPr>
              <w:rPr>
                <w:lang w:val="en-US"/>
              </w:rPr>
            </w:pPr>
            <w:r>
              <w:rPr>
                <w:lang w:val="en-US"/>
              </w:rPr>
              <w:t>Adelaide</w:t>
            </w:r>
          </w:p>
        </w:tc>
        <w:tc>
          <w:tcPr>
            <w:tcW w:w="2254" w:type="dxa"/>
          </w:tcPr>
          <w:p w14:paraId="312CFE9B" w14:textId="519109CB" w:rsidR="008B75F7" w:rsidRDefault="00ED5F8F" w:rsidP="007A69C2">
            <w:pPr>
              <w:rPr>
                <w:lang w:val="en-US"/>
              </w:rPr>
            </w:pPr>
            <w:r>
              <w:rPr>
                <w:lang w:val="en-US"/>
              </w:rPr>
              <w:t>Cairns</w:t>
            </w:r>
          </w:p>
        </w:tc>
        <w:tc>
          <w:tcPr>
            <w:tcW w:w="2254" w:type="dxa"/>
          </w:tcPr>
          <w:p w14:paraId="263057AD" w14:textId="27AF1C62" w:rsidR="008B75F7" w:rsidRDefault="00387042" w:rsidP="007A69C2">
            <w:pPr>
              <w:rPr>
                <w:lang w:val="en-US"/>
              </w:rPr>
            </w:pPr>
            <w:r>
              <w:rPr>
                <w:lang w:val="en-US"/>
              </w:rPr>
              <w:t>Beijing, China</w:t>
            </w:r>
          </w:p>
        </w:tc>
        <w:tc>
          <w:tcPr>
            <w:tcW w:w="2254" w:type="dxa"/>
          </w:tcPr>
          <w:p w14:paraId="27A059BF" w14:textId="196863BE" w:rsidR="008B75F7" w:rsidRDefault="00CA548F" w:rsidP="007A69C2">
            <w:pPr>
              <w:rPr>
                <w:lang w:val="en-US"/>
              </w:rPr>
            </w:pPr>
            <w:r>
              <w:rPr>
                <w:lang w:val="en-US"/>
              </w:rPr>
              <w:t>Seoul, Korea</w:t>
            </w:r>
          </w:p>
        </w:tc>
      </w:tr>
      <w:tr w:rsidR="008B75F7" w14:paraId="63B4020F" w14:textId="77777777" w:rsidTr="008B75F7">
        <w:tc>
          <w:tcPr>
            <w:tcW w:w="2254" w:type="dxa"/>
          </w:tcPr>
          <w:p w14:paraId="040857A8" w14:textId="674DA15B" w:rsidR="008B75F7" w:rsidRDefault="008B75F7" w:rsidP="007A69C2">
            <w:pPr>
              <w:rPr>
                <w:lang w:val="en-US"/>
              </w:rPr>
            </w:pPr>
            <w:r>
              <w:rPr>
                <w:lang w:val="en-US"/>
              </w:rPr>
              <w:t>Pert</w:t>
            </w:r>
            <w:r w:rsidR="00ED5F8F">
              <w:rPr>
                <w:lang w:val="en-US"/>
              </w:rPr>
              <w:t>h</w:t>
            </w:r>
          </w:p>
        </w:tc>
        <w:tc>
          <w:tcPr>
            <w:tcW w:w="2254" w:type="dxa"/>
          </w:tcPr>
          <w:p w14:paraId="4F176E8B" w14:textId="2B09B554" w:rsidR="008B75F7" w:rsidRDefault="00ED5F8F" w:rsidP="007A69C2">
            <w:pPr>
              <w:rPr>
                <w:lang w:val="en-US"/>
              </w:rPr>
            </w:pPr>
            <w:r>
              <w:rPr>
                <w:lang w:val="en-US"/>
              </w:rPr>
              <w:t>Townsville</w:t>
            </w:r>
          </w:p>
        </w:tc>
        <w:tc>
          <w:tcPr>
            <w:tcW w:w="2254" w:type="dxa"/>
          </w:tcPr>
          <w:p w14:paraId="50F8B245" w14:textId="49086A4A" w:rsidR="008B75F7" w:rsidRDefault="00387042" w:rsidP="007A69C2">
            <w:pPr>
              <w:rPr>
                <w:lang w:val="en-US"/>
              </w:rPr>
            </w:pPr>
            <w:r>
              <w:rPr>
                <w:lang w:val="en-US"/>
              </w:rPr>
              <w:t>LAX, Los Angeles, CA USA</w:t>
            </w:r>
          </w:p>
        </w:tc>
        <w:tc>
          <w:tcPr>
            <w:tcW w:w="2254" w:type="dxa"/>
          </w:tcPr>
          <w:p w14:paraId="6FDBF0DB" w14:textId="4CD1C762" w:rsidR="008B75F7" w:rsidRDefault="00981E77" w:rsidP="007A69C2">
            <w:pPr>
              <w:rPr>
                <w:lang w:val="en-US"/>
              </w:rPr>
            </w:pPr>
            <w:r>
              <w:rPr>
                <w:lang w:val="en-US"/>
              </w:rPr>
              <w:t>Mumbai, India</w:t>
            </w:r>
          </w:p>
        </w:tc>
      </w:tr>
      <w:tr w:rsidR="008B75F7" w14:paraId="3A10AD87" w14:textId="77777777" w:rsidTr="008B75F7">
        <w:tc>
          <w:tcPr>
            <w:tcW w:w="2254" w:type="dxa"/>
          </w:tcPr>
          <w:p w14:paraId="0BBFE713" w14:textId="6410DD8B" w:rsidR="008B75F7" w:rsidRDefault="008B75F7" w:rsidP="007A69C2">
            <w:pPr>
              <w:rPr>
                <w:lang w:val="en-US"/>
              </w:rPr>
            </w:pPr>
            <w:r>
              <w:rPr>
                <w:lang w:val="en-US"/>
              </w:rPr>
              <w:t>GoldCoast</w:t>
            </w:r>
          </w:p>
        </w:tc>
        <w:tc>
          <w:tcPr>
            <w:tcW w:w="2254" w:type="dxa"/>
          </w:tcPr>
          <w:p w14:paraId="5C106D69" w14:textId="55EC5A36" w:rsidR="008B75F7" w:rsidRDefault="00ED5F8F" w:rsidP="007A69C2">
            <w:pPr>
              <w:rPr>
                <w:lang w:val="en-US"/>
              </w:rPr>
            </w:pPr>
            <w:r>
              <w:rPr>
                <w:lang w:val="en-US"/>
              </w:rPr>
              <w:t>Launceston</w:t>
            </w:r>
          </w:p>
        </w:tc>
        <w:tc>
          <w:tcPr>
            <w:tcW w:w="2254" w:type="dxa"/>
          </w:tcPr>
          <w:p w14:paraId="7D42471B" w14:textId="34AC2072" w:rsidR="008B75F7" w:rsidRDefault="00387042" w:rsidP="007A69C2">
            <w:pPr>
              <w:rPr>
                <w:lang w:val="en-US"/>
              </w:rPr>
            </w:pPr>
            <w:r>
              <w:rPr>
                <w:lang w:val="en-US"/>
              </w:rPr>
              <w:t>Orlando, FL USA</w:t>
            </w:r>
          </w:p>
        </w:tc>
        <w:tc>
          <w:tcPr>
            <w:tcW w:w="2254" w:type="dxa"/>
          </w:tcPr>
          <w:p w14:paraId="72AEE193" w14:textId="7ADF3002" w:rsidR="008B75F7" w:rsidRDefault="00981E77" w:rsidP="007A69C2">
            <w:pPr>
              <w:rPr>
                <w:lang w:val="en-US"/>
              </w:rPr>
            </w:pPr>
            <w:r>
              <w:rPr>
                <w:lang w:val="en-US"/>
              </w:rPr>
              <w:t>Dubai UAE</w:t>
            </w:r>
          </w:p>
        </w:tc>
      </w:tr>
      <w:tr w:rsidR="008B75F7" w14:paraId="573624AF" w14:textId="77777777" w:rsidTr="008B75F7">
        <w:tc>
          <w:tcPr>
            <w:tcW w:w="2254" w:type="dxa"/>
          </w:tcPr>
          <w:p w14:paraId="2CDDE7E4" w14:textId="328176EA" w:rsidR="008B75F7" w:rsidRDefault="008B75F7" w:rsidP="007A69C2">
            <w:pPr>
              <w:rPr>
                <w:lang w:val="en-US"/>
              </w:rPr>
            </w:pPr>
            <w:r>
              <w:rPr>
                <w:lang w:val="en-US"/>
              </w:rPr>
              <w:t>Newcastle</w:t>
            </w:r>
          </w:p>
        </w:tc>
        <w:tc>
          <w:tcPr>
            <w:tcW w:w="2254" w:type="dxa"/>
          </w:tcPr>
          <w:p w14:paraId="5815D31E" w14:textId="020F143A" w:rsidR="008B75F7" w:rsidRDefault="005960BE" w:rsidP="007A69C2">
            <w:pPr>
              <w:rPr>
                <w:lang w:val="en-US"/>
              </w:rPr>
            </w:pPr>
            <w:r>
              <w:rPr>
                <w:lang w:val="en-US"/>
              </w:rPr>
              <w:t>Alice Springs</w:t>
            </w:r>
          </w:p>
        </w:tc>
        <w:tc>
          <w:tcPr>
            <w:tcW w:w="2254" w:type="dxa"/>
          </w:tcPr>
          <w:p w14:paraId="58511611" w14:textId="3E673BA8" w:rsidR="008B75F7" w:rsidRDefault="008B75F7" w:rsidP="007A69C2">
            <w:pPr>
              <w:rPr>
                <w:lang w:val="en-US"/>
              </w:rPr>
            </w:pPr>
          </w:p>
        </w:tc>
        <w:tc>
          <w:tcPr>
            <w:tcW w:w="2254" w:type="dxa"/>
          </w:tcPr>
          <w:p w14:paraId="39C860CB" w14:textId="77777777" w:rsidR="008B75F7" w:rsidRDefault="008B75F7" w:rsidP="007A69C2">
            <w:pPr>
              <w:rPr>
                <w:lang w:val="en-US"/>
              </w:rPr>
            </w:pPr>
          </w:p>
        </w:tc>
      </w:tr>
      <w:tr w:rsidR="00ED5F8F" w14:paraId="76D13F7D" w14:textId="77777777" w:rsidTr="008B75F7">
        <w:tc>
          <w:tcPr>
            <w:tcW w:w="2254" w:type="dxa"/>
          </w:tcPr>
          <w:p w14:paraId="679CE2F0" w14:textId="2A4BDCE0" w:rsidR="00ED5F8F" w:rsidRDefault="005960BE" w:rsidP="007A69C2">
            <w:pPr>
              <w:rPr>
                <w:lang w:val="en-US"/>
              </w:rPr>
            </w:pPr>
            <w:r>
              <w:rPr>
                <w:lang w:val="en-US"/>
              </w:rPr>
              <w:t>Port Headland</w:t>
            </w:r>
          </w:p>
        </w:tc>
        <w:tc>
          <w:tcPr>
            <w:tcW w:w="2254" w:type="dxa"/>
          </w:tcPr>
          <w:p w14:paraId="08BB0A5A" w14:textId="77777777" w:rsidR="00ED5F8F" w:rsidRDefault="00ED5F8F" w:rsidP="007A69C2">
            <w:pPr>
              <w:rPr>
                <w:lang w:val="en-US"/>
              </w:rPr>
            </w:pPr>
          </w:p>
        </w:tc>
        <w:tc>
          <w:tcPr>
            <w:tcW w:w="2254" w:type="dxa"/>
          </w:tcPr>
          <w:p w14:paraId="0A88C729" w14:textId="45F5F331" w:rsidR="00ED5F8F" w:rsidRDefault="00ED5F8F" w:rsidP="007A69C2">
            <w:pPr>
              <w:rPr>
                <w:lang w:val="en-US"/>
              </w:rPr>
            </w:pPr>
          </w:p>
        </w:tc>
        <w:tc>
          <w:tcPr>
            <w:tcW w:w="2254" w:type="dxa"/>
          </w:tcPr>
          <w:p w14:paraId="3C4D26AB" w14:textId="77777777" w:rsidR="00ED5F8F" w:rsidRDefault="00ED5F8F" w:rsidP="007A69C2">
            <w:pPr>
              <w:rPr>
                <w:lang w:val="en-US"/>
              </w:rPr>
            </w:pPr>
          </w:p>
        </w:tc>
      </w:tr>
    </w:tbl>
    <w:p w14:paraId="31517DFC" w14:textId="77777777" w:rsidR="000074BB" w:rsidRDefault="000074BB" w:rsidP="007A69C2">
      <w:pPr>
        <w:rPr>
          <w:color w:val="4472C4" w:themeColor="accent1"/>
          <w:sz w:val="28"/>
          <w:szCs w:val="28"/>
          <w:lang w:val="en-US"/>
        </w:rPr>
      </w:pPr>
    </w:p>
    <w:p w14:paraId="71F2973E" w14:textId="505F6C96" w:rsidR="007A69C2" w:rsidRPr="006821FC" w:rsidRDefault="00B05051" w:rsidP="006821FC">
      <w:pPr>
        <w:pStyle w:val="Heading2"/>
      </w:pPr>
      <w:bookmarkStart w:id="5" w:name="_Toc995130075"/>
      <w:r>
        <w:t xml:space="preserve">Costs Benefits </w:t>
      </w:r>
      <w:r w:rsidR="007D37B8">
        <w:t>A</w:t>
      </w:r>
      <w:r>
        <w:t>nalysis</w:t>
      </w:r>
      <w:bookmarkEnd w:id="5"/>
      <w:r>
        <w:t xml:space="preserve"> </w:t>
      </w:r>
      <w:r w:rsidR="00D032FF">
        <w:t>(CBA)</w:t>
      </w:r>
    </w:p>
    <w:p w14:paraId="37E40EA8" w14:textId="77777777" w:rsidR="00B05051" w:rsidRDefault="00B05051" w:rsidP="00B05051"/>
    <w:p w14:paraId="4C284CA3" w14:textId="7BEF43D7" w:rsidR="00B05051" w:rsidRPr="00B05051" w:rsidRDefault="007D37B8" w:rsidP="00B05051">
      <w:r>
        <w:t xml:space="preserve">This part </w:t>
      </w:r>
      <w:r w:rsidR="001332A8">
        <w:t xml:space="preserve">of the project analysis is done in order to find </w:t>
      </w:r>
      <w:r w:rsidR="003463D2">
        <w:t xml:space="preserve">any alternative that </w:t>
      </w:r>
      <w:r w:rsidR="00557DD3">
        <w:t xml:space="preserve">might be required to cut down unnecessary </w:t>
      </w:r>
      <w:r w:rsidR="00A436D2">
        <w:t xml:space="preserve">actions </w:t>
      </w:r>
      <w:r w:rsidR="00BF4F41">
        <w:t xml:space="preserve">that might come up in the way to successful completion of the project </w:t>
      </w:r>
      <w:r w:rsidR="00D032FF">
        <w:t>.</w:t>
      </w:r>
    </w:p>
    <w:p w14:paraId="02A111E0" w14:textId="77777777" w:rsidR="007A69C2" w:rsidRDefault="007A69C2" w:rsidP="007A69C2">
      <w:pPr>
        <w:rPr>
          <w:color w:val="4472C4" w:themeColor="accent1"/>
          <w:sz w:val="28"/>
          <w:szCs w:val="28"/>
          <w:lang w:val="en-US"/>
        </w:rPr>
      </w:pPr>
    </w:p>
    <w:p w14:paraId="783764A9" w14:textId="54674D74" w:rsidR="007A69C2" w:rsidRDefault="007A69C2" w:rsidP="007A69C2">
      <w:r>
        <w:t>The main objectives for the new IT system</w:t>
      </w:r>
      <w:r w:rsidR="009E0A24">
        <w:t xml:space="preserve"> are</w:t>
      </w:r>
      <w:r>
        <w:t>:</w:t>
      </w:r>
    </w:p>
    <w:p w14:paraId="001DA0A3" w14:textId="77777777" w:rsidR="007A69C2" w:rsidRDefault="007A69C2" w:rsidP="007A69C2">
      <w:pPr>
        <w:pStyle w:val="ListParagraph"/>
        <w:numPr>
          <w:ilvl w:val="0"/>
          <w:numId w:val="3"/>
        </w:numPr>
      </w:pPr>
      <w:r>
        <w:t>Improving customer satisfaction</w:t>
      </w:r>
    </w:p>
    <w:p w14:paraId="0BA82D5D" w14:textId="77777777" w:rsidR="007A69C2" w:rsidRDefault="007A69C2" w:rsidP="007A69C2">
      <w:pPr>
        <w:pStyle w:val="ListParagraph"/>
        <w:numPr>
          <w:ilvl w:val="0"/>
          <w:numId w:val="3"/>
        </w:numPr>
      </w:pPr>
      <w:r>
        <w:t>Reducing waiting times</w:t>
      </w:r>
    </w:p>
    <w:p w14:paraId="4DE0F957" w14:textId="286A9FAE" w:rsidR="007A69C2" w:rsidRDefault="007A69C2" w:rsidP="007A69C2">
      <w:pPr>
        <w:pStyle w:val="ListParagraph"/>
        <w:numPr>
          <w:ilvl w:val="0"/>
          <w:numId w:val="3"/>
        </w:numPr>
      </w:pPr>
      <w:r>
        <w:t xml:space="preserve">Increasing staff productivity and </w:t>
      </w:r>
      <w:r w:rsidR="00104407">
        <w:t>efficiency</w:t>
      </w:r>
    </w:p>
    <w:p w14:paraId="4ACA5B6F" w14:textId="2236B708" w:rsidR="007A69C2" w:rsidRDefault="007A69C2" w:rsidP="007A69C2">
      <w:pPr>
        <w:pStyle w:val="ListParagraph"/>
        <w:numPr>
          <w:ilvl w:val="0"/>
          <w:numId w:val="3"/>
        </w:numPr>
      </w:pPr>
      <w:r>
        <w:t>Increasing revenue</w:t>
      </w:r>
    </w:p>
    <w:p w14:paraId="66FF5B64" w14:textId="30320559" w:rsidR="005D5B1F" w:rsidRDefault="005D5B1F" w:rsidP="007A69C2">
      <w:pPr>
        <w:pStyle w:val="ListParagraph"/>
        <w:numPr>
          <w:ilvl w:val="0"/>
          <w:numId w:val="3"/>
        </w:numPr>
      </w:pPr>
      <w:r>
        <w:t xml:space="preserve">Premium </w:t>
      </w:r>
      <w:r w:rsidR="00C102ED">
        <w:t xml:space="preserve">Quality experience in terms of </w:t>
      </w:r>
      <w:r w:rsidR="00811DA0">
        <w:t>effectivene</w:t>
      </w:r>
      <w:r w:rsidR="00AF39D2">
        <w:t>ss</w:t>
      </w:r>
    </w:p>
    <w:p w14:paraId="3D4B9927" w14:textId="1341E8B1" w:rsidR="00793D4B" w:rsidRDefault="00793D4B" w:rsidP="007A69C2">
      <w:pPr>
        <w:pStyle w:val="ListParagraph"/>
        <w:numPr>
          <w:ilvl w:val="0"/>
          <w:numId w:val="3"/>
        </w:numPr>
      </w:pPr>
      <w:r>
        <w:t xml:space="preserve">Improve </w:t>
      </w:r>
      <w:r w:rsidR="009E0A24">
        <w:t xml:space="preserve">the </w:t>
      </w:r>
      <w:r>
        <w:t>user interface</w:t>
      </w:r>
    </w:p>
    <w:p w14:paraId="50227DE6" w14:textId="77777777" w:rsidR="007A69C2" w:rsidRDefault="007A69C2" w:rsidP="007A69C2"/>
    <w:p w14:paraId="5644D2D2" w14:textId="0EB1077D" w:rsidR="007A69C2" w:rsidRDefault="006319CA" w:rsidP="007A69C2">
      <w:r>
        <w:t>Before we go further we would like to introduce our stakeholders the different ways we can see the costs and benefits involved in a projects at least in the micro level .</w:t>
      </w:r>
    </w:p>
    <w:p w14:paraId="140BCBA8" w14:textId="77777777" w:rsidR="006319CA" w:rsidRDefault="006319CA" w:rsidP="007A69C2"/>
    <w:p w14:paraId="00AB343A" w14:textId="6EE4C6C7" w:rsidR="006319CA" w:rsidRDefault="00D201C6" w:rsidP="007A69C2">
      <w:r>
        <w:t xml:space="preserve">This categorization of the costs that might be considered is because costs is not always that is reflected in terms of dollar rather </w:t>
      </w:r>
      <w:r w:rsidR="005D30C2">
        <w:t xml:space="preserve">there are various kins of recourses that is compromised and </w:t>
      </w:r>
      <w:r w:rsidR="00FF09BB">
        <w:t xml:space="preserve">paid in terms to achieve the objectivity of our project </w:t>
      </w:r>
    </w:p>
    <w:p w14:paraId="29589C34" w14:textId="77777777" w:rsidR="007A69C2" w:rsidRDefault="007A69C2" w:rsidP="007A69C2"/>
    <w:p w14:paraId="3E056787" w14:textId="77777777" w:rsidR="005E0C82" w:rsidRDefault="005E0C82" w:rsidP="007A69C2"/>
    <w:p w14:paraId="065CC5B7" w14:textId="1EB11222" w:rsidR="00FF09BB" w:rsidRDefault="00FF09BB" w:rsidP="007A69C2">
      <w:r>
        <w:t>Fo</w:t>
      </w:r>
      <w:r w:rsidR="000715C6">
        <w:t xml:space="preserve">llowing are </w:t>
      </w:r>
      <w:r>
        <w:t xml:space="preserve"> instance</w:t>
      </w:r>
      <w:r w:rsidR="00F729E8">
        <w:t>s</w:t>
      </w:r>
      <w:r>
        <w:t xml:space="preserve"> </w:t>
      </w:r>
      <w:r w:rsidR="000715C6">
        <w:t xml:space="preserve"> for possible costs that coule be </w:t>
      </w:r>
      <w:r w:rsidR="007972F9">
        <w:t xml:space="preserve">accounted </w:t>
      </w:r>
      <w:r w:rsidR="00F729E8">
        <w:t>:</w:t>
      </w:r>
    </w:p>
    <w:p w14:paraId="7DE32BEC" w14:textId="71B04B79" w:rsidR="00890CBD" w:rsidRDefault="00890CBD" w:rsidP="007A69C2">
      <w:r w:rsidRPr="00890CBD">
        <w:rPr>
          <w:b/>
          <w:bCs/>
        </w:rPr>
        <w:t>Direct Costs</w:t>
      </w:r>
      <w:r>
        <w:t xml:space="preserve"> associated with our pro</w:t>
      </w:r>
      <w:r w:rsidR="00241668">
        <w:t xml:space="preserve">jects include </w:t>
      </w:r>
      <w:r w:rsidR="00A602AC">
        <w:t xml:space="preserve">mostly the payment made for materials and the labor used for the creation . </w:t>
      </w:r>
    </w:p>
    <w:p w14:paraId="5EB25E2C" w14:textId="10A630D5" w:rsidR="00F66F38" w:rsidRDefault="00F66F38" w:rsidP="007A69C2">
      <w:r>
        <w:t xml:space="preserve">           This alone for our projects is </w:t>
      </w:r>
      <w:r w:rsidR="00DB625C">
        <w:t>$</w:t>
      </w:r>
      <w:r w:rsidR="006D1A37">
        <w:t xml:space="preserve">120600 and </w:t>
      </w:r>
      <w:r w:rsidR="00101845">
        <w:t>$</w:t>
      </w:r>
      <w:r w:rsidR="006D1A37">
        <w:t xml:space="preserve">127424 respectively </w:t>
      </w:r>
      <w:r w:rsidR="00101845">
        <w:t xml:space="preserve">. </w:t>
      </w:r>
    </w:p>
    <w:p w14:paraId="20CC4CBE" w14:textId="19CA600D" w:rsidR="00FB29BE" w:rsidRDefault="00FB29BE" w:rsidP="007A69C2">
      <w:r>
        <w:rPr>
          <w:noProof/>
        </w:rPr>
        <w:drawing>
          <wp:inline distT="0" distB="0" distL="0" distR="0" wp14:anchorId="727B7E00" wp14:editId="5152C08D">
            <wp:extent cx="3722077" cy="2294858"/>
            <wp:effectExtent l="0" t="0" r="0" b="0"/>
            <wp:docPr id="296471270" name="Picture 296471270"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71270" name="Picture 3" descr="A picture containing text, screenshot, font,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309" cy="2296851"/>
                    </a:xfrm>
                    <a:prstGeom prst="rect">
                      <a:avLst/>
                    </a:prstGeom>
                    <a:noFill/>
                    <a:ln>
                      <a:noFill/>
                    </a:ln>
                  </pic:spPr>
                </pic:pic>
              </a:graphicData>
            </a:graphic>
          </wp:inline>
        </w:drawing>
      </w:r>
    </w:p>
    <w:p w14:paraId="18FC1354" w14:textId="21AF1E36" w:rsidR="00F729E8" w:rsidRDefault="00F729E8" w:rsidP="007A69C2"/>
    <w:p w14:paraId="014700DD" w14:textId="16F2DFBD" w:rsidR="000715C6" w:rsidRDefault="00B050E0" w:rsidP="007A69C2">
      <w:r>
        <w:t>Indirect Costs</w:t>
      </w:r>
    </w:p>
    <w:p w14:paraId="35B61EF1" w14:textId="77777777" w:rsidR="000715C6" w:rsidRDefault="000715C6" w:rsidP="007A69C2"/>
    <w:p w14:paraId="6304B613" w14:textId="64783A39" w:rsidR="007A69C2" w:rsidRDefault="00770247" w:rsidP="007A69C2">
      <w:r>
        <w:t xml:space="preserve">The </w:t>
      </w:r>
      <w:r w:rsidR="00E65336">
        <w:t xml:space="preserve">benefits </w:t>
      </w:r>
      <w:r w:rsidR="00B51EB8">
        <w:t>th</w:t>
      </w:r>
      <w:r w:rsidR="00003993">
        <w:t>at</w:t>
      </w:r>
      <w:r>
        <w:t xml:space="preserve"> the new </w:t>
      </w:r>
      <w:r w:rsidR="009A2D7C">
        <w:t>booking</w:t>
      </w:r>
      <w:r>
        <w:t xml:space="preserve"> system</w:t>
      </w:r>
      <w:r w:rsidR="00003993">
        <w:t xml:space="preserve"> will provide</w:t>
      </w:r>
      <w:r>
        <w:t>:</w:t>
      </w:r>
    </w:p>
    <w:p w14:paraId="0EF5D0FC" w14:textId="77777777" w:rsidR="00D20974" w:rsidRDefault="00D20974" w:rsidP="007A69C2"/>
    <w:tbl>
      <w:tblPr>
        <w:tblStyle w:val="TableGrid"/>
        <w:tblW w:w="0" w:type="auto"/>
        <w:tblLook w:val="04A0" w:firstRow="1" w:lastRow="0" w:firstColumn="1" w:lastColumn="0" w:noHBand="0" w:noVBand="1"/>
      </w:tblPr>
      <w:tblGrid>
        <w:gridCol w:w="4508"/>
        <w:gridCol w:w="4508"/>
      </w:tblGrid>
      <w:tr w:rsidR="00804D50" w14:paraId="045EF8B4" w14:textId="77777777" w:rsidTr="00804D50">
        <w:tc>
          <w:tcPr>
            <w:tcW w:w="4508" w:type="dxa"/>
          </w:tcPr>
          <w:p w14:paraId="266BD100" w14:textId="56700F28" w:rsidR="00804D50" w:rsidRPr="00D20974" w:rsidRDefault="00804D50" w:rsidP="007A69C2">
            <w:pPr>
              <w:rPr>
                <w:b/>
                <w:bCs/>
                <w:color w:val="4472C4" w:themeColor="accent1"/>
                <w:lang w:val="en-US"/>
              </w:rPr>
            </w:pPr>
            <w:r w:rsidRPr="00D20974">
              <w:rPr>
                <w:b/>
                <w:bCs/>
                <w:color w:val="4472C4" w:themeColor="accent1"/>
                <w:lang w:val="en-US"/>
              </w:rPr>
              <w:t>T</w:t>
            </w:r>
            <w:r w:rsidR="00ED56E5" w:rsidRPr="00D20974">
              <w:rPr>
                <w:b/>
                <w:bCs/>
                <w:color w:val="4472C4" w:themeColor="accent1"/>
                <w:lang w:val="en-US"/>
              </w:rPr>
              <w:t xml:space="preserve">angible </w:t>
            </w:r>
          </w:p>
        </w:tc>
        <w:tc>
          <w:tcPr>
            <w:tcW w:w="4508" w:type="dxa"/>
          </w:tcPr>
          <w:p w14:paraId="113DA13A" w14:textId="3D287FFD" w:rsidR="00804D50" w:rsidRPr="00D20974" w:rsidRDefault="00ED56E5" w:rsidP="007A69C2">
            <w:pPr>
              <w:rPr>
                <w:b/>
                <w:bCs/>
                <w:color w:val="4472C4" w:themeColor="accent1"/>
                <w:lang w:val="en-US"/>
              </w:rPr>
            </w:pPr>
            <w:r w:rsidRPr="00D20974">
              <w:rPr>
                <w:b/>
                <w:bCs/>
                <w:color w:val="4472C4" w:themeColor="accent1"/>
                <w:lang w:val="en-US"/>
              </w:rPr>
              <w:t xml:space="preserve">Intangible </w:t>
            </w:r>
          </w:p>
        </w:tc>
      </w:tr>
      <w:tr w:rsidR="00804D50" w14:paraId="7DBDD1FC" w14:textId="77777777" w:rsidTr="00804D50">
        <w:tc>
          <w:tcPr>
            <w:tcW w:w="4508" w:type="dxa"/>
          </w:tcPr>
          <w:p w14:paraId="4A77C192" w14:textId="587BCFD3" w:rsidR="00804D50" w:rsidRPr="002564F3" w:rsidRDefault="002564F3" w:rsidP="002564F3">
            <w:pPr>
              <w:ind w:left="360"/>
            </w:pPr>
            <w:r>
              <w:t xml:space="preserve">Increased efficiency among both staff and customs </w:t>
            </w:r>
            <w:r w:rsidR="00E65560">
              <w:t>(reduced staff time supporting users with the old system and its various issues)</w:t>
            </w:r>
          </w:p>
        </w:tc>
        <w:tc>
          <w:tcPr>
            <w:tcW w:w="4508" w:type="dxa"/>
          </w:tcPr>
          <w:p w14:paraId="6F49D002" w14:textId="75BA578D" w:rsidR="00804D50" w:rsidRDefault="00412212" w:rsidP="007A69C2">
            <w:pPr>
              <w:rPr>
                <w:color w:val="4472C4" w:themeColor="accent1"/>
                <w:sz w:val="28"/>
                <w:szCs w:val="28"/>
                <w:lang w:val="en-US"/>
              </w:rPr>
            </w:pPr>
            <w:r>
              <w:t xml:space="preserve">Develop future customers in </w:t>
            </w:r>
            <w:r w:rsidR="002564F3">
              <w:t>Gen Y and Millennials by using social media influencers Tik Tok, Instagram, Snapchat to persuade them</w:t>
            </w:r>
            <w:r>
              <w:t xml:space="preserve"> to promote the company</w:t>
            </w:r>
          </w:p>
        </w:tc>
      </w:tr>
      <w:tr w:rsidR="00804D50" w14:paraId="6C6A087B" w14:textId="77777777" w:rsidTr="00804D50">
        <w:tc>
          <w:tcPr>
            <w:tcW w:w="4508" w:type="dxa"/>
          </w:tcPr>
          <w:p w14:paraId="7129F61E" w14:textId="1B512731" w:rsidR="002564F3" w:rsidRDefault="002564F3" w:rsidP="002564F3">
            <w:pPr>
              <w:ind w:left="360"/>
            </w:pPr>
            <w:r>
              <w:t xml:space="preserve">Reduced </w:t>
            </w:r>
            <w:r w:rsidR="0076734A">
              <w:t>operating costs</w:t>
            </w:r>
            <w:r w:rsidR="00E65560">
              <w:t xml:space="preserve"> (expensive to maintain old software systems incompatible with new hardware).</w:t>
            </w:r>
          </w:p>
          <w:p w14:paraId="762DBB16" w14:textId="77777777" w:rsidR="00804D50" w:rsidRDefault="00804D50" w:rsidP="007A69C2">
            <w:pPr>
              <w:rPr>
                <w:color w:val="4472C4" w:themeColor="accent1"/>
                <w:sz w:val="28"/>
                <w:szCs w:val="28"/>
                <w:lang w:val="en-US"/>
              </w:rPr>
            </w:pPr>
          </w:p>
        </w:tc>
        <w:tc>
          <w:tcPr>
            <w:tcW w:w="4508" w:type="dxa"/>
          </w:tcPr>
          <w:p w14:paraId="536F35A6" w14:textId="6F0C61D0" w:rsidR="00804D50" w:rsidRDefault="00412212" w:rsidP="007A69C2">
            <w:pPr>
              <w:rPr>
                <w:color w:val="4472C4" w:themeColor="accent1"/>
                <w:sz w:val="28"/>
                <w:szCs w:val="28"/>
                <w:lang w:val="en-US"/>
              </w:rPr>
            </w:pPr>
            <w:r>
              <w:t>To ensure the Lounge booking service is NOT seen as a liability and a negative part of the flying experience</w:t>
            </w:r>
          </w:p>
        </w:tc>
      </w:tr>
      <w:tr w:rsidR="00804D50" w14:paraId="4702CF6A" w14:textId="77777777" w:rsidTr="00804D50">
        <w:tc>
          <w:tcPr>
            <w:tcW w:w="4508" w:type="dxa"/>
          </w:tcPr>
          <w:p w14:paraId="3AD43518" w14:textId="49017E2F" w:rsidR="00804D50" w:rsidRDefault="00DA7E37" w:rsidP="007A69C2">
            <w:pPr>
              <w:rPr>
                <w:color w:val="4472C4" w:themeColor="accent1"/>
                <w:sz w:val="28"/>
                <w:szCs w:val="28"/>
                <w:lang w:val="en-US"/>
              </w:rPr>
            </w:pPr>
            <w:r>
              <w:rPr>
                <w:color w:val="4472C4" w:themeColor="accent1"/>
                <w:sz w:val="28"/>
                <w:szCs w:val="28"/>
                <w:lang w:val="en-US"/>
              </w:rPr>
              <w:t>cxxxxx</w:t>
            </w:r>
          </w:p>
        </w:tc>
        <w:tc>
          <w:tcPr>
            <w:tcW w:w="4508" w:type="dxa"/>
          </w:tcPr>
          <w:p w14:paraId="7A05AE76" w14:textId="2E15A725" w:rsidR="00804D50" w:rsidRDefault="00412212" w:rsidP="007A69C2">
            <w:pPr>
              <w:rPr>
                <w:color w:val="4472C4" w:themeColor="accent1"/>
                <w:sz w:val="28"/>
                <w:szCs w:val="28"/>
                <w:lang w:val="en-US"/>
              </w:rPr>
            </w:pPr>
            <w:r>
              <w:t>FlyDreamAir must at least match its closest competitors in the Lounge experience and get as close as possible to the premium airline services.</w:t>
            </w:r>
          </w:p>
        </w:tc>
      </w:tr>
      <w:tr w:rsidR="00804D50" w14:paraId="456E0E22" w14:textId="77777777" w:rsidTr="00804D50">
        <w:tc>
          <w:tcPr>
            <w:tcW w:w="4508" w:type="dxa"/>
          </w:tcPr>
          <w:p w14:paraId="706387B7" w14:textId="5573A313" w:rsidR="008E5B80" w:rsidRDefault="008E5B80" w:rsidP="008E5B80">
            <w:r>
              <w:t>Increased revenue (through additional purchasing options on the lounge booking system)</w:t>
            </w:r>
          </w:p>
          <w:p w14:paraId="51DBFABC" w14:textId="77777777" w:rsidR="00804D50" w:rsidRDefault="00804D50" w:rsidP="007A69C2">
            <w:pPr>
              <w:rPr>
                <w:color w:val="4472C4" w:themeColor="accent1"/>
                <w:sz w:val="28"/>
                <w:szCs w:val="28"/>
                <w:lang w:val="en-US"/>
              </w:rPr>
            </w:pPr>
          </w:p>
        </w:tc>
        <w:tc>
          <w:tcPr>
            <w:tcW w:w="4508" w:type="dxa"/>
          </w:tcPr>
          <w:p w14:paraId="79165623" w14:textId="71EFD1F5" w:rsidR="0017498E" w:rsidRDefault="0017498E" w:rsidP="0017498E">
            <w:r>
              <w:t>Improved customer satisfaction</w:t>
            </w:r>
          </w:p>
          <w:p w14:paraId="7F2EE758" w14:textId="7526F95F" w:rsidR="00804D50" w:rsidRDefault="00804D50" w:rsidP="007A69C2">
            <w:pPr>
              <w:rPr>
                <w:color w:val="4472C4" w:themeColor="accent1"/>
                <w:sz w:val="28"/>
                <w:szCs w:val="28"/>
                <w:lang w:val="en-US"/>
              </w:rPr>
            </w:pPr>
          </w:p>
        </w:tc>
      </w:tr>
      <w:tr w:rsidR="00804D50" w14:paraId="5C3A0A11" w14:textId="77777777" w:rsidTr="00804D50">
        <w:tc>
          <w:tcPr>
            <w:tcW w:w="4508" w:type="dxa"/>
          </w:tcPr>
          <w:p w14:paraId="2A210F3C" w14:textId="77777777" w:rsidR="00804D50" w:rsidRDefault="00804D50" w:rsidP="007A69C2">
            <w:pPr>
              <w:rPr>
                <w:color w:val="4472C4" w:themeColor="accent1"/>
                <w:sz w:val="28"/>
                <w:szCs w:val="28"/>
                <w:lang w:val="en-US"/>
              </w:rPr>
            </w:pPr>
          </w:p>
        </w:tc>
        <w:tc>
          <w:tcPr>
            <w:tcW w:w="4508" w:type="dxa"/>
          </w:tcPr>
          <w:p w14:paraId="51524551" w14:textId="77777777" w:rsidR="00804D50" w:rsidRDefault="00804D50" w:rsidP="007A69C2">
            <w:pPr>
              <w:rPr>
                <w:color w:val="4472C4" w:themeColor="accent1"/>
                <w:sz w:val="28"/>
                <w:szCs w:val="28"/>
                <w:lang w:val="en-US"/>
              </w:rPr>
            </w:pPr>
          </w:p>
        </w:tc>
      </w:tr>
    </w:tbl>
    <w:p w14:paraId="2848B42F" w14:textId="77777777" w:rsidR="00140070" w:rsidRDefault="00140070" w:rsidP="007A69C2">
      <w:pPr>
        <w:rPr>
          <w:color w:val="4472C4" w:themeColor="accent1"/>
          <w:sz w:val="28"/>
          <w:szCs w:val="28"/>
          <w:lang w:val="en-US"/>
        </w:rPr>
      </w:pPr>
    </w:p>
    <w:p w14:paraId="2B4ABDD2" w14:textId="77777777" w:rsidR="00587D2C" w:rsidRDefault="00587D2C" w:rsidP="007A69C2"/>
    <w:p w14:paraId="4B592CA8" w14:textId="19CFB335" w:rsidR="007A69C2" w:rsidRDefault="00A14EE6" w:rsidP="007A69C2">
      <w:r>
        <w:t xml:space="preserve">Quantifying the cost </w:t>
      </w:r>
      <w:r w:rsidR="00485233">
        <w:t xml:space="preserve">and benefits of the new </w:t>
      </w:r>
      <w:r w:rsidR="00E176AA">
        <w:t>IT system:</w:t>
      </w:r>
    </w:p>
    <w:p w14:paraId="2D4BB34D" w14:textId="5FB22453" w:rsidR="00E176AA" w:rsidRDefault="001A595F" w:rsidP="007A69C2">
      <w:r>
        <w:t>NPV</w:t>
      </w:r>
      <w:r w:rsidR="007077C7">
        <w:t xml:space="preserve"> - </w:t>
      </w:r>
    </w:p>
    <w:p w14:paraId="5C4333AB" w14:textId="735D636C" w:rsidR="001A595F" w:rsidRDefault="001A595F" w:rsidP="007A69C2">
      <w:r>
        <w:t>ROI</w:t>
      </w:r>
      <w:r w:rsidR="00235527">
        <w:t xml:space="preserve"> </w:t>
      </w:r>
      <w:r w:rsidR="00211780">
        <w:t>–</w:t>
      </w:r>
      <w:r w:rsidR="00235527">
        <w:t xml:space="preserve"> </w:t>
      </w:r>
      <w:r w:rsidR="00211780">
        <w:t>As described in the Gantt Chart the cost for the software upgrade for the FlyDreamAir frequent flyer program</w:t>
      </w:r>
      <w:r w:rsidR="000A7E82">
        <w:t xml:space="preserve"> is </w:t>
      </w:r>
      <w:r w:rsidR="000A7E82" w:rsidRPr="00EC45B7">
        <w:rPr>
          <w:color w:val="FF0000"/>
        </w:rPr>
        <w:t>$10M</w:t>
      </w:r>
      <w:r w:rsidR="000A7E82">
        <w:t>. The project will take 2 years. (Change when worked out). The aim of this</w:t>
      </w:r>
      <w:r w:rsidR="009A76FE">
        <w:t xml:space="preserve"> project is to ensure a ROI of atleast 10% in terms of immediate tangeible benefits. Almost as important is the ongoing </w:t>
      </w:r>
      <w:r w:rsidR="00D73C82">
        <w:t>intangible</w:t>
      </w:r>
      <w:r w:rsidR="009A76FE">
        <w:t xml:space="preserve"> benefits of having younger </w:t>
      </w:r>
      <w:r w:rsidR="00DE45BB">
        <w:t>customers (eg back packers) having a positive experience and thus being more likely to utilise FlyDreamAir in the coming years and decades.</w:t>
      </w:r>
    </w:p>
    <w:p w14:paraId="373D6FDC" w14:textId="77777777" w:rsidR="007077C7" w:rsidRDefault="007077C7" w:rsidP="007A69C2"/>
    <w:p w14:paraId="536B99DB" w14:textId="6FB2754C" w:rsidR="007077C7" w:rsidRDefault="007077C7" w:rsidP="007A69C2">
      <w:r>
        <w:t>Return on Investment</w:t>
      </w:r>
      <w:r w:rsidR="00C0731D">
        <w:t xml:space="preserve"> – Assuming a discount rate of 7%</w:t>
      </w:r>
      <w:r w:rsidR="006C094D">
        <w:t xml:space="preserve"> - Lounge booking system.</w:t>
      </w:r>
    </w:p>
    <w:p w14:paraId="0788E8AE" w14:textId="77777777" w:rsidR="007077C7" w:rsidRDefault="007077C7" w:rsidP="007A69C2"/>
    <w:tbl>
      <w:tblPr>
        <w:tblStyle w:val="TableGrid"/>
        <w:tblW w:w="9016" w:type="dxa"/>
        <w:tblLook w:val="04A0" w:firstRow="1" w:lastRow="0" w:firstColumn="1" w:lastColumn="0" w:noHBand="0" w:noVBand="1"/>
      </w:tblPr>
      <w:tblGrid>
        <w:gridCol w:w="1755"/>
        <w:gridCol w:w="1249"/>
        <w:gridCol w:w="1503"/>
        <w:gridCol w:w="1503"/>
        <w:gridCol w:w="1503"/>
        <w:gridCol w:w="1503"/>
      </w:tblGrid>
      <w:tr w:rsidR="00537485" w14:paraId="352E37F6" w14:textId="77777777" w:rsidTr="609DAB6A">
        <w:tc>
          <w:tcPr>
            <w:tcW w:w="1755" w:type="dxa"/>
          </w:tcPr>
          <w:p w14:paraId="3553D9ED" w14:textId="0BBEE829" w:rsidR="00537485" w:rsidRDefault="00D301E4" w:rsidP="007A69C2">
            <w:r>
              <w:t>(k$)</w:t>
            </w:r>
          </w:p>
        </w:tc>
        <w:tc>
          <w:tcPr>
            <w:tcW w:w="1249" w:type="dxa"/>
          </w:tcPr>
          <w:p w14:paraId="6CDC2DD7" w14:textId="404F94CD" w:rsidR="00537485" w:rsidRDefault="00537485" w:rsidP="007A69C2">
            <w:r>
              <w:t>Year</w:t>
            </w:r>
            <w:r w:rsidR="00C0731D">
              <w:t xml:space="preserve"> 0</w:t>
            </w:r>
          </w:p>
        </w:tc>
        <w:tc>
          <w:tcPr>
            <w:tcW w:w="1503" w:type="dxa"/>
          </w:tcPr>
          <w:p w14:paraId="55D77BA7" w14:textId="660CC841" w:rsidR="00537485" w:rsidRDefault="00C0731D" w:rsidP="007A69C2">
            <w:r>
              <w:t>Year 1</w:t>
            </w:r>
          </w:p>
        </w:tc>
        <w:tc>
          <w:tcPr>
            <w:tcW w:w="1503" w:type="dxa"/>
          </w:tcPr>
          <w:p w14:paraId="46AF9AE5" w14:textId="3E4ADFB8" w:rsidR="00537485" w:rsidRDefault="00C0731D" w:rsidP="007A69C2">
            <w:r>
              <w:t>Year 2</w:t>
            </w:r>
          </w:p>
        </w:tc>
        <w:tc>
          <w:tcPr>
            <w:tcW w:w="1503" w:type="dxa"/>
          </w:tcPr>
          <w:p w14:paraId="59D62C3D" w14:textId="591FAA0D" w:rsidR="00537485" w:rsidRDefault="00C0731D" w:rsidP="007A69C2">
            <w:r>
              <w:t>Year 3</w:t>
            </w:r>
          </w:p>
        </w:tc>
        <w:tc>
          <w:tcPr>
            <w:tcW w:w="1503" w:type="dxa"/>
          </w:tcPr>
          <w:p w14:paraId="086C1354" w14:textId="78BEFC09" w:rsidR="00537485" w:rsidRDefault="003F480F" w:rsidP="007A69C2">
            <w:r>
              <w:t>Total (k$)</w:t>
            </w:r>
          </w:p>
        </w:tc>
      </w:tr>
      <w:tr w:rsidR="00537485" w14:paraId="698D45F5" w14:textId="77777777" w:rsidTr="609DAB6A">
        <w:tc>
          <w:tcPr>
            <w:tcW w:w="1755" w:type="dxa"/>
          </w:tcPr>
          <w:p w14:paraId="4925A5EB" w14:textId="0CCB99ED" w:rsidR="00537485" w:rsidRDefault="008D0E52" w:rsidP="007A69C2">
            <w:r>
              <w:t>Costs</w:t>
            </w:r>
          </w:p>
        </w:tc>
        <w:tc>
          <w:tcPr>
            <w:tcW w:w="1249" w:type="dxa"/>
          </w:tcPr>
          <w:p w14:paraId="445B0223" w14:textId="4BA82AB3" w:rsidR="00537485" w:rsidRDefault="00951846" w:rsidP="007A69C2">
            <w:r>
              <w:t>400</w:t>
            </w:r>
            <w:r w:rsidR="00D301E4">
              <w:t>0</w:t>
            </w:r>
          </w:p>
        </w:tc>
        <w:tc>
          <w:tcPr>
            <w:tcW w:w="1503" w:type="dxa"/>
          </w:tcPr>
          <w:p w14:paraId="726DC36A" w14:textId="3008C64A" w:rsidR="00537485" w:rsidRDefault="00951846" w:rsidP="007A69C2">
            <w:r>
              <w:t>6000</w:t>
            </w:r>
          </w:p>
        </w:tc>
        <w:tc>
          <w:tcPr>
            <w:tcW w:w="1503" w:type="dxa"/>
          </w:tcPr>
          <w:p w14:paraId="77EEBD61" w14:textId="77777777" w:rsidR="00537485" w:rsidRDefault="00537485" w:rsidP="007A69C2"/>
        </w:tc>
        <w:tc>
          <w:tcPr>
            <w:tcW w:w="1503" w:type="dxa"/>
          </w:tcPr>
          <w:p w14:paraId="1CE42674" w14:textId="77777777" w:rsidR="00537485" w:rsidRDefault="00537485" w:rsidP="007A69C2"/>
        </w:tc>
        <w:tc>
          <w:tcPr>
            <w:tcW w:w="1503" w:type="dxa"/>
          </w:tcPr>
          <w:p w14:paraId="77A3FF7D" w14:textId="77777777" w:rsidR="00537485" w:rsidRDefault="00537485" w:rsidP="007A69C2"/>
        </w:tc>
      </w:tr>
      <w:tr w:rsidR="00537485" w14:paraId="228156A2" w14:textId="77777777" w:rsidTr="609DAB6A">
        <w:tc>
          <w:tcPr>
            <w:tcW w:w="1755" w:type="dxa"/>
          </w:tcPr>
          <w:p w14:paraId="6BC1C967" w14:textId="13E25537" w:rsidR="00537485" w:rsidRDefault="008D0E52" w:rsidP="007A69C2">
            <w:r>
              <w:t>Discount</w:t>
            </w:r>
            <w:r w:rsidR="00380567">
              <w:t xml:space="preserve"> </w:t>
            </w:r>
            <w:r>
              <w:t>Factor</w:t>
            </w:r>
          </w:p>
        </w:tc>
        <w:tc>
          <w:tcPr>
            <w:tcW w:w="1249" w:type="dxa"/>
          </w:tcPr>
          <w:p w14:paraId="045868DC" w14:textId="0409FA4C" w:rsidR="00537485" w:rsidRDefault="00982D99" w:rsidP="007A69C2">
            <w:r>
              <w:t>1</w:t>
            </w:r>
          </w:p>
        </w:tc>
        <w:tc>
          <w:tcPr>
            <w:tcW w:w="1503" w:type="dxa"/>
          </w:tcPr>
          <w:p w14:paraId="4EBB7DE3" w14:textId="57EB4AC7" w:rsidR="00537485" w:rsidRDefault="00982D99" w:rsidP="007A69C2">
            <w:r>
              <w:t>.93</w:t>
            </w:r>
          </w:p>
        </w:tc>
        <w:tc>
          <w:tcPr>
            <w:tcW w:w="1503" w:type="dxa"/>
          </w:tcPr>
          <w:p w14:paraId="09D94FA0" w14:textId="4FC6CEBA" w:rsidR="00537485" w:rsidRDefault="00982D99" w:rsidP="007A69C2">
            <w:r>
              <w:t>.86</w:t>
            </w:r>
          </w:p>
        </w:tc>
        <w:tc>
          <w:tcPr>
            <w:tcW w:w="1503" w:type="dxa"/>
          </w:tcPr>
          <w:p w14:paraId="70D05EA6" w14:textId="1FE40980" w:rsidR="00537485" w:rsidRDefault="00982D99" w:rsidP="007A69C2">
            <w:r>
              <w:t>.79</w:t>
            </w:r>
          </w:p>
        </w:tc>
        <w:tc>
          <w:tcPr>
            <w:tcW w:w="1503" w:type="dxa"/>
          </w:tcPr>
          <w:p w14:paraId="04CC08FC" w14:textId="77777777" w:rsidR="00537485" w:rsidRDefault="00537485" w:rsidP="007A69C2"/>
        </w:tc>
      </w:tr>
      <w:tr w:rsidR="00537485" w14:paraId="3D042B83" w14:textId="77777777" w:rsidTr="609DAB6A">
        <w:tc>
          <w:tcPr>
            <w:tcW w:w="1755" w:type="dxa"/>
          </w:tcPr>
          <w:p w14:paraId="56E54956" w14:textId="48F85EE9" w:rsidR="00537485" w:rsidRDefault="008D0E52" w:rsidP="007A69C2">
            <w:r>
              <w:t>Disc</w:t>
            </w:r>
            <w:r w:rsidR="000E437E">
              <w:t xml:space="preserve">. </w:t>
            </w:r>
            <w:r>
              <w:t>Costs</w:t>
            </w:r>
          </w:p>
        </w:tc>
        <w:tc>
          <w:tcPr>
            <w:tcW w:w="1249" w:type="dxa"/>
          </w:tcPr>
          <w:p w14:paraId="353B42D5" w14:textId="1A845E7B" w:rsidR="00537485" w:rsidRDefault="00773203" w:rsidP="007A69C2">
            <w:r>
              <w:t>4</w:t>
            </w:r>
            <w:r w:rsidR="00D301E4">
              <w:t>,</w:t>
            </w:r>
            <w:r>
              <w:t>000</w:t>
            </w:r>
          </w:p>
        </w:tc>
        <w:tc>
          <w:tcPr>
            <w:tcW w:w="1503" w:type="dxa"/>
          </w:tcPr>
          <w:p w14:paraId="3D7FB002" w14:textId="27C70E82" w:rsidR="00537485" w:rsidRDefault="00773203" w:rsidP="007A69C2">
            <w:r>
              <w:t>5</w:t>
            </w:r>
            <w:r w:rsidR="00D301E4">
              <w:t>,</w:t>
            </w:r>
            <w:r>
              <w:t>580</w:t>
            </w:r>
          </w:p>
        </w:tc>
        <w:tc>
          <w:tcPr>
            <w:tcW w:w="1503" w:type="dxa"/>
          </w:tcPr>
          <w:p w14:paraId="66901344" w14:textId="77777777" w:rsidR="00537485" w:rsidRDefault="00537485" w:rsidP="007A69C2"/>
        </w:tc>
        <w:tc>
          <w:tcPr>
            <w:tcW w:w="1503" w:type="dxa"/>
          </w:tcPr>
          <w:p w14:paraId="4040100A" w14:textId="77777777" w:rsidR="00537485" w:rsidRDefault="00537485" w:rsidP="007A69C2"/>
        </w:tc>
        <w:tc>
          <w:tcPr>
            <w:tcW w:w="1503" w:type="dxa"/>
          </w:tcPr>
          <w:p w14:paraId="74B41E88" w14:textId="5BE5283D" w:rsidR="00537485" w:rsidRDefault="003F480F" w:rsidP="007A69C2">
            <w:r>
              <w:t>9580</w:t>
            </w:r>
          </w:p>
        </w:tc>
      </w:tr>
      <w:tr w:rsidR="00537485" w14:paraId="036CE30B" w14:textId="77777777" w:rsidTr="609DAB6A">
        <w:tc>
          <w:tcPr>
            <w:tcW w:w="1755" w:type="dxa"/>
          </w:tcPr>
          <w:p w14:paraId="64060DD7" w14:textId="77777777" w:rsidR="00537485" w:rsidRDefault="00537485" w:rsidP="007A69C2"/>
        </w:tc>
        <w:tc>
          <w:tcPr>
            <w:tcW w:w="1249" w:type="dxa"/>
          </w:tcPr>
          <w:p w14:paraId="574DD55C" w14:textId="77777777" w:rsidR="00537485" w:rsidRDefault="00537485" w:rsidP="007A69C2"/>
        </w:tc>
        <w:tc>
          <w:tcPr>
            <w:tcW w:w="1503" w:type="dxa"/>
          </w:tcPr>
          <w:p w14:paraId="5FFF059C" w14:textId="77777777" w:rsidR="00537485" w:rsidRDefault="00537485" w:rsidP="007A69C2"/>
        </w:tc>
        <w:tc>
          <w:tcPr>
            <w:tcW w:w="1503" w:type="dxa"/>
          </w:tcPr>
          <w:p w14:paraId="55870DAF" w14:textId="77777777" w:rsidR="00537485" w:rsidRDefault="00537485" w:rsidP="007A69C2"/>
        </w:tc>
        <w:tc>
          <w:tcPr>
            <w:tcW w:w="1503" w:type="dxa"/>
          </w:tcPr>
          <w:p w14:paraId="3924CE83" w14:textId="77777777" w:rsidR="00537485" w:rsidRDefault="00537485" w:rsidP="007A69C2"/>
        </w:tc>
        <w:tc>
          <w:tcPr>
            <w:tcW w:w="1503" w:type="dxa"/>
          </w:tcPr>
          <w:p w14:paraId="54134C8F" w14:textId="77777777" w:rsidR="00537485" w:rsidRDefault="00537485" w:rsidP="007A69C2"/>
        </w:tc>
      </w:tr>
      <w:tr w:rsidR="00C0731D" w14:paraId="2EF36250" w14:textId="77777777" w:rsidTr="609DAB6A">
        <w:tc>
          <w:tcPr>
            <w:tcW w:w="1755" w:type="dxa"/>
          </w:tcPr>
          <w:p w14:paraId="5482E956" w14:textId="05858077" w:rsidR="00C0731D" w:rsidRDefault="008D0E52" w:rsidP="007A69C2">
            <w:r>
              <w:t>Benefits</w:t>
            </w:r>
          </w:p>
        </w:tc>
        <w:tc>
          <w:tcPr>
            <w:tcW w:w="1249" w:type="dxa"/>
          </w:tcPr>
          <w:p w14:paraId="3D3E6C7F" w14:textId="65D2E1CB" w:rsidR="00C0731D" w:rsidRDefault="00951846" w:rsidP="007A69C2">
            <w:r>
              <w:t>0</w:t>
            </w:r>
          </w:p>
        </w:tc>
        <w:tc>
          <w:tcPr>
            <w:tcW w:w="1503" w:type="dxa"/>
          </w:tcPr>
          <w:p w14:paraId="1ED51F54" w14:textId="662D21E8" w:rsidR="00C0731D" w:rsidRDefault="00951846" w:rsidP="007A69C2">
            <w:r>
              <w:t>0</w:t>
            </w:r>
          </w:p>
        </w:tc>
        <w:tc>
          <w:tcPr>
            <w:tcW w:w="1503" w:type="dxa"/>
          </w:tcPr>
          <w:p w14:paraId="711F8F29" w14:textId="67B1266F" w:rsidR="00C0731D" w:rsidRDefault="00951846" w:rsidP="007A69C2">
            <w:r>
              <w:t>5000</w:t>
            </w:r>
          </w:p>
        </w:tc>
        <w:tc>
          <w:tcPr>
            <w:tcW w:w="1503" w:type="dxa"/>
          </w:tcPr>
          <w:p w14:paraId="62C41A31" w14:textId="0F6FDB39" w:rsidR="00C0731D" w:rsidRDefault="00292A57" w:rsidP="007A69C2">
            <w:r>
              <w:t>7</w:t>
            </w:r>
            <w:r w:rsidR="00951846">
              <w:t>000</w:t>
            </w:r>
          </w:p>
        </w:tc>
        <w:tc>
          <w:tcPr>
            <w:tcW w:w="1503" w:type="dxa"/>
          </w:tcPr>
          <w:p w14:paraId="182DC536" w14:textId="77777777" w:rsidR="00C0731D" w:rsidRDefault="00C0731D" w:rsidP="007A69C2"/>
        </w:tc>
      </w:tr>
      <w:tr w:rsidR="00951846" w14:paraId="446075EA" w14:textId="77777777" w:rsidTr="609DAB6A">
        <w:tc>
          <w:tcPr>
            <w:tcW w:w="1755" w:type="dxa"/>
          </w:tcPr>
          <w:p w14:paraId="63F407C6" w14:textId="6CEBEDA7" w:rsidR="00951846" w:rsidRDefault="00951846" w:rsidP="00951846">
            <w:r>
              <w:t>Discount</w:t>
            </w:r>
            <w:r w:rsidR="00380567">
              <w:t xml:space="preserve"> </w:t>
            </w:r>
            <w:r>
              <w:t>Factor</w:t>
            </w:r>
          </w:p>
        </w:tc>
        <w:tc>
          <w:tcPr>
            <w:tcW w:w="1249" w:type="dxa"/>
          </w:tcPr>
          <w:p w14:paraId="23DB1125" w14:textId="0047BE0D" w:rsidR="00951846" w:rsidRDefault="00951846" w:rsidP="00951846">
            <w:r>
              <w:t>1</w:t>
            </w:r>
          </w:p>
        </w:tc>
        <w:tc>
          <w:tcPr>
            <w:tcW w:w="1503" w:type="dxa"/>
          </w:tcPr>
          <w:p w14:paraId="262D8698" w14:textId="5B529CD6" w:rsidR="00951846" w:rsidRDefault="00951846" w:rsidP="00951846">
            <w:r>
              <w:t>.93</w:t>
            </w:r>
          </w:p>
        </w:tc>
        <w:tc>
          <w:tcPr>
            <w:tcW w:w="1503" w:type="dxa"/>
          </w:tcPr>
          <w:p w14:paraId="3B913A01" w14:textId="0B57ACB7" w:rsidR="00951846" w:rsidRDefault="00951846" w:rsidP="00951846">
            <w:r>
              <w:t>.86</w:t>
            </w:r>
          </w:p>
        </w:tc>
        <w:tc>
          <w:tcPr>
            <w:tcW w:w="1503" w:type="dxa"/>
          </w:tcPr>
          <w:p w14:paraId="4D6B0876" w14:textId="3D89AAB8" w:rsidR="00951846" w:rsidRDefault="00951846" w:rsidP="00951846">
            <w:r>
              <w:t>.79</w:t>
            </w:r>
          </w:p>
        </w:tc>
        <w:tc>
          <w:tcPr>
            <w:tcW w:w="1503" w:type="dxa"/>
          </w:tcPr>
          <w:p w14:paraId="1E307761" w14:textId="77777777" w:rsidR="00951846" w:rsidRDefault="00951846" w:rsidP="00951846"/>
        </w:tc>
      </w:tr>
      <w:tr w:rsidR="00951846" w14:paraId="4C5232DE" w14:textId="77777777" w:rsidTr="609DAB6A">
        <w:tc>
          <w:tcPr>
            <w:tcW w:w="1755" w:type="dxa"/>
          </w:tcPr>
          <w:p w14:paraId="4A19AC27" w14:textId="0773C461" w:rsidR="00951846" w:rsidRDefault="00951846" w:rsidP="00951846">
            <w:r>
              <w:t>Disc. Benefits</w:t>
            </w:r>
          </w:p>
        </w:tc>
        <w:tc>
          <w:tcPr>
            <w:tcW w:w="1249" w:type="dxa"/>
          </w:tcPr>
          <w:p w14:paraId="55EE3B91" w14:textId="1D4F1787" w:rsidR="00951846" w:rsidRDefault="00773203" w:rsidP="00951846">
            <w:r>
              <w:t>0</w:t>
            </w:r>
          </w:p>
        </w:tc>
        <w:tc>
          <w:tcPr>
            <w:tcW w:w="1503" w:type="dxa"/>
          </w:tcPr>
          <w:p w14:paraId="2F701CFE" w14:textId="57A9848E" w:rsidR="00951846" w:rsidRDefault="00773203" w:rsidP="00951846">
            <w:r>
              <w:t>0</w:t>
            </w:r>
          </w:p>
        </w:tc>
        <w:tc>
          <w:tcPr>
            <w:tcW w:w="1503" w:type="dxa"/>
          </w:tcPr>
          <w:p w14:paraId="7B1504A7" w14:textId="6B228EA4" w:rsidR="00951846" w:rsidRDefault="00D53CDA" w:rsidP="00951846">
            <w:r>
              <w:t>4</w:t>
            </w:r>
            <w:r w:rsidR="00D301E4">
              <w:t>,</w:t>
            </w:r>
            <w:r>
              <w:t>300</w:t>
            </w:r>
          </w:p>
        </w:tc>
        <w:tc>
          <w:tcPr>
            <w:tcW w:w="1503" w:type="dxa"/>
          </w:tcPr>
          <w:p w14:paraId="70606656" w14:textId="775E4954" w:rsidR="00951846" w:rsidRDefault="00292A57" w:rsidP="00951846">
            <w:r>
              <w:t>5,530</w:t>
            </w:r>
          </w:p>
        </w:tc>
        <w:tc>
          <w:tcPr>
            <w:tcW w:w="1503" w:type="dxa"/>
          </w:tcPr>
          <w:p w14:paraId="3D42F232" w14:textId="31137C83" w:rsidR="00951846" w:rsidRDefault="00E66513" w:rsidP="00951846">
            <w:r>
              <w:t>9830</w:t>
            </w:r>
          </w:p>
        </w:tc>
      </w:tr>
      <w:tr w:rsidR="00951846" w14:paraId="2F85BA77" w14:textId="77777777" w:rsidTr="609DAB6A">
        <w:tc>
          <w:tcPr>
            <w:tcW w:w="1755" w:type="dxa"/>
          </w:tcPr>
          <w:p w14:paraId="5C75DDE9" w14:textId="77777777" w:rsidR="00951846" w:rsidRDefault="00951846" w:rsidP="00951846"/>
        </w:tc>
        <w:tc>
          <w:tcPr>
            <w:tcW w:w="1249" w:type="dxa"/>
          </w:tcPr>
          <w:p w14:paraId="30CF1C2C" w14:textId="77777777" w:rsidR="00951846" w:rsidRDefault="00951846" w:rsidP="00951846"/>
        </w:tc>
        <w:tc>
          <w:tcPr>
            <w:tcW w:w="1503" w:type="dxa"/>
          </w:tcPr>
          <w:p w14:paraId="14788660" w14:textId="77777777" w:rsidR="00951846" w:rsidRDefault="00951846" w:rsidP="00951846"/>
        </w:tc>
        <w:tc>
          <w:tcPr>
            <w:tcW w:w="1503" w:type="dxa"/>
          </w:tcPr>
          <w:p w14:paraId="6EC7C1CD" w14:textId="77777777" w:rsidR="00951846" w:rsidRDefault="00951846" w:rsidP="00951846"/>
        </w:tc>
        <w:tc>
          <w:tcPr>
            <w:tcW w:w="1503" w:type="dxa"/>
          </w:tcPr>
          <w:p w14:paraId="0062C6C5" w14:textId="77777777" w:rsidR="00951846" w:rsidRDefault="00951846" w:rsidP="00951846"/>
        </w:tc>
        <w:tc>
          <w:tcPr>
            <w:tcW w:w="1503" w:type="dxa"/>
          </w:tcPr>
          <w:p w14:paraId="68701941" w14:textId="77777777" w:rsidR="00951846" w:rsidRDefault="00951846" w:rsidP="00951846"/>
        </w:tc>
      </w:tr>
      <w:tr w:rsidR="00951846" w14:paraId="35D53DF1" w14:textId="77777777" w:rsidTr="609DAB6A">
        <w:tc>
          <w:tcPr>
            <w:tcW w:w="1755" w:type="dxa"/>
          </w:tcPr>
          <w:p w14:paraId="59848819" w14:textId="2B81C785" w:rsidR="00951846" w:rsidRDefault="00951846" w:rsidP="00951846">
            <w:r>
              <w:t>Disc. Benefits - Costs</w:t>
            </w:r>
          </w:p>
        </w:tc>
        <w:tc>
          <w:tcPr>
            <w:tcW w:w="1249" w:type="dxa"/>
          </w:tcPr>
          <w:p w14:paraId="4C6600B2" w14:textId="68697B6D" w:rsidR="00951846" w:rsidRDefault="005F594F" w:rsidP="00951846">
            <w:r>
              <w:t>(4,000)</w:t>
            </w:r>
          </w:p>
        </w:tc>
        <w:tc>
          <w:tcPr>
            <w:tcW w:w="1503" w:type="dxa"/>
          </w:tcPr>
          <w:p w14:paraId="00358FCC" w14:textId="5E4E3F1B" w:rsidR="00951846" w:rsidRDefault="005F594F" w:rsidP="00951846">
            <w:r>
              <w:t>(9,580)</w:t>
            </w:r>
          </w:p>
        </w:tc>
        <w:tc>
          <w:tcPr>
            <w:tcW w:w="1503" w:type="dxa"/>
          </w:tcPr>
          <w:p w14:paraId="21DA4480" w14:textId="5CC9BA8C" w:rsidR="00951846" w:rsidRDefault="00292A57" w:rsidP="00951846">
            <w:r>
              <w:t>(5,280)</w:t>
            </w:r>
          </w:p>
        </w:tc>
        <w:tc>
          <w:tcPr>
            <w:tcW w:w="1503" w:type="dxa"/>
          </w:tcPr>
          <w:p w14:paraId="4D82AF9A" w14:textId="00180A2A" w:rsidR="00951846" w:rsidRDefault="003F480F" w:rsidP="00951846">
            <w:r>
              <w:t>250</w:t>
            </w:r>
          </w:p>
        </w:tc>
        <w:tc>
          <w:tcPr>
            <w:tcW w:w="1503" w:type="dxa"/>
          </w:tcPr>
          <w:p w14:paraId="29978BA7" w14:textId="4A95C91E" w:rsidR="00951846" w:rsidRDefault="00E66513" w:rsidP="00951846">
            <w:r>
              <w:t>250</w:t>
            </w:r>
          </w:p>
        </w:tc>
      </w:tr>
      <w:tr w:rsidR="00951846" w14:paraId="2D94845D" w14:textId="77777777" w:rsidTr="609DAB6A">
        <w:tc>
          <w:tcPr>
            <w:tcW w:w="1755" w:type="dxa"/>
          </w:tcPr>
          <w:p w14:paraId="547B8385" w14:textId="32D57757" w:rsidR="00951846" w:rsidRDefault="00951846" w:rsidP="00951846">
            <w:r>
              <w:t>Cumulative Benefits-Costs</w:t>
            </w:r>
          </w:p>
        </w:tc>
        <w:tc>
          <w:tcPr>
            <w:tcW w:w="1249" w:type="dxa"/>
          </w:tcPr>
          <w:p w14:paraId="21715FC2" w14:textId="68B1CA75" w:rsidR="00951846" w:rsidRDefault="001B07BD" w:rsidP="00951846">
            <w:r>
              <w:t>(4,000)</w:t>
            </w:r>
          </w:p>
        </w:tc>
        <w:tc>
          <w:tcPr>
            <w:tcW w:w="1503" w:type="dxa"/>
          </w:tcPr>
          <w:p w14:paraId="1573522C" w14:textId="78319AAE" w:rsidR="00951846" w:rsidRDefault="001B07BD" w:rsidP="00951846">
            <w:r>
              <w:t>(9,580)</w:t>
            </w:r>
          </w:p>
        </w:tc>
        <w:tc>
          <w:tcPr>
            <w:tcW w:w="1503" w:type="dxa"/>
          </w:tcPr>
          <w:p w14:paraId="04241A69" w14:textId="760C4474" w:rsidR="00951846" w:rsidRDefault="001B07BD" w:rsidP="00951846">
            <w:r>
              <w:t>(4,300)</w:t>
            </w:r>
          </w:p>
        </w:tc>
        <w:tc>
          <w:tcPr>
            <w:tcW w:w="1503" w:type="dxa"/>
          </w:tcPr>
          <w:p w14:paraId="7815D900" w14:textId="7F2803FD" w:rsidR="00951846" w:rsidRDefault="001B07BD" w:rsidP="00951846">
            <w:r>
              <w:t>250</w:t>
            </w:r>
          </w:p>
        </w:tc>
        <w:tc>
          <w:tcPr>
            <w:tcW w:w="1503" w:type="dxa"/>
          </w:tcPr>
          <w:p w14:paraId="7932D14E" w14:textId="77777777" w:rsidR="00951846" w:rsidRDefault="00951846" w:rsidP="00951846"/>
        </w:tc>
      </w:tr>
      <w:tr w:rsidR="00951846" w14:paraId="561A8CCE" w14:textId="77777777" w:rsidTr="609DAB6A">
        <w:tc>
          <w:tcPr>
            <w:tcW w:w="1755" w:type="dxa"/>
          </w:tcPr>
          <w:p w14:paraId="7AEF4339" w14:textId="77777777" w:rsidR="00951846" w:rsidRDefault="00951846" w:rsidP="00951846"/>
        </w:tc>
        <w:tc>
          <w:tcPr>
            <w:tcW w:w="1249" w:type="dxa"/>
          </w:tcPr>
          <w:p w14:paraId="47F2E8BA" w14:textId="77777777" w:rsidR="00951846" w:rsidRDefault="00951846" w:rsidP="00951846"/>
        </w:tc>
        <w:tc>
          <w:tcPr>
            <w:tcW w:w="1503" w:type="dxa"/>
          </w:tcPr>
          <w:p w14:paraId="4CD70DB2" w14:textId="77777777" w:rsidR="00951846" w:rsidRDefault="00951846" w:rsidP="00951846"/>
        </w:tc>
        <w:tc>
          <w:tcPr>
            <w:tcW w:w="1503" w:type="dxa"/>
          </w:tcPr>
          <w:p w14:paraId="7135559B" w14:textId="77777777" w:rsidR="00951846" w:rsidRDefault="00951846" w:rsidP="00951846"/>
        </w:tc>
        <w:tc>
          <w:tcPr>
            <w:tcW w:w="1503" w:type="dxa"/>
          </w:tcPr>
          <w:p w14:paraId="26220363" w14:textId="77777777" w:rsidR="00951846" w:rsidRDefault="00951846" w:rsidP="00951846"/>
        </w:tc>
        <w:tc>
          <w:tcPr>
            <w:tcW w:w="1503" w:type="dxa"/>
          </w:tcPr>
          <w:p w14:paraId="01E8ABFC" w14:textId="77777777" w:rsidR="00951846" w:rsidRDefault="00951846" w:rsidP="00951846"/>
        </w:tc>
      </w:tr>
      <w:tr w:rsidR="00951846" w14:paraId="063DF69E" w14:textId="77777777" w:rsidTr="609DAB6A">
        <w:tc>
          <w:tcPr>
            <w:tcW w:w="1755" w:type="dxa"/>
          </w:tcPr>
          <w:p w14:paraId="620C4970" w14:textId="265E52DD" w:rsidR="00951846" w:rsidRDefault="00951846" w:rsidP="00951846">
            <w:r>
              <w:t>ROI</w:t>
            </w:r>
          </w:p>
        </w:tc>
        <w:tc>
          <w:tcPr>
            <w:tcW w:w="1249" w:type="dxa"/>
          </w:tcPr>
          <w:p w14:paraId="0C6A27AE" w14:textId="77777777" w:rsidR="00951846" w:rsidRDefault="00951846" w:rsidP="00951846"/>
        </w:tc>
        <w:tc>
          <w:tcPr>
            <w:tcW w:w="1503" w:type="dxa"/>
          </w:tcPr>
          <w:p w14:paraId="5F80F774" w14:textId="77777777" w:rsidR="00951846" w:rsidRDefault="00951846" w:rsidP="00951846"/>
        </w:tc>
        <w:tc>
          <w:tcPr>
            <w:tcW w:w="1503" w:type="dxa"/>
          </w:tcPr>
          <w:p w14:paraId="71A214A6" w14:textId="77777777" w:rsidR="00951846" w:rsidRDefault="00951846" w:rsidP="00951846"/>
        </w:tc>
        <w:tc>
          <w:tcPr>
            <w:tcW w:w="1503" w:type="dxa"/>
          </w:tcPr>
          <w:p w14:paraId="71FF19A4" w14:textId="77777777" w:rsidR="00951846" w:rsidRDefault="00951846" w:rsidP="00951846"/>
        </w:tc>
        <w:tc>
          <w:tcPr>
            <w:tcW w:w="1503" w:type="dxa"/>
          </w:tcPr>
          <w:p w14:paraId="628793CC" w14:textId="77777777" w:rsidR="00951846" w:rsidRDefault="00951846" w:rsidP="00951846"/>
        </w:tc>
      </w:tr>
      <w:tr w:rsidR="00951846" w14:paraId="10D1E2AE" w14:textId="77777777" w:rsidTr="609DAB6A">
        <w:tc>
          <w:tcPr>
            <w:tcW w:w="1755" w:type="dxa"/>
          </w:tcPr>
          <w:p w14:paraId="73FCF86D" w14:textId="3098A4C3" w:rsidR="00951846" w:rsidRDefault="00951846" w:rsidP="00951846">
            <w:r>
              <w:t>Payback time</w:t>
            </w:r>
          </w:p>
        </w:tc>
        <w:tc>
          <w:tcPr>
            <w:tcW w:w="1249" w:type="dxa"/>
          </w:tcPr>
          <w:p w14:paraId="4AD35C91" w14:textId="77777777" w:rsidR="00951846" w:rsidRDefault="00951846" w:rsidP="00951846"/>
        </w:tc>
        <w:tc>
          <w:tcPr>
            <w:tcW w:w="1503" w:type="dxa"/>
          </w:tcPr>
          <w:p w14:paraId="299300F7" w14:textId="77777777" w:rsidR="00951846" w:rsidRDefault="00951846" w:rsidP="00951846"/>
        </w:tc>
        <w:tc>
          <w:tcPr>
            <w:tcW w:w="1503" w:type="dxa"/>
          </w:tcPr>
          <w:p w14:paraId="0798D8DA" w14:textId="77777777" w:rsidR="00951846" w:rsidRDefault="00951846" w:rsidP="00951846"/>
        </w:tc>
        <w:tc>
          <w:tcPr>
            <w:tcW w:w="1503" w:type="dxa"/>
          </w:tcPr>
          <w:p w14:paraId="0DC3E3DD" w14:textId="77777777" w:rsidR="00951846" w:rsidRDefault="00951846" w:rsidP="00951846"/>
        </w:tc>
        <w:tc>
          <w:tcPr>
            <w:tcW w:w="1503" w:type="dxa"/>
          </w:tcPr>
          <w:p w14:paraId="2F093F65" w14:textId="77777777" w:rsidR="00951846" w:rsidRDefault="00951846" w:rsidP="00951846"/>
        </w:tc>
      </w:tr>
    </w:tbl>
    <w:p w14:paraId="4E1F965A" w14:textId="77777777" w:rsidR="007077C7" w:rsidRDefault="007077C7" w:rsidP="007A69C2"/>
    <w:p w14:paraId="6269DDAD" w14:textId="77777777" w:rsidR="001A595F" w:rsidRDefault="001A595F" w:rsidP="007A69C2"/>
    <w:p w14:paraId="105F359C" w14:textId="68163B60" w:rsidR="00E176AA" w:rsidRDefault="00E176AA" w:rsidP="007A69C2">
      <w:r>
        <w:t>Re</w:t>
      </w:r>
      <w:r w:rsidR="00B67D80">
        <w:t>commendation:</w:t>
      </w:r>
    </w:p>
    <w:p w14:paraId="0DB553F8" w14:textId="5EB813BA" w:rsidR="002063E9" w:rsidRDefault="007119B8" w:rsidP="007A69C2">
      <w:r>
        <w:t>Based on the above analysis</w:t>
      </w:r>
      <w:r w:rsidR="008C7A85">
        <w:t xml:space="preserve"> of the c</w:t>
      </w:r>
      <w:r w:rsidR="00240BD8">
        <w:t>os</w:t>
      </w:r>
      <w:r w:rsidR="001A595F">
        <w:t>t and benefits that the n</w:t>
      </w:r>
      <w:r w:rsidR="002A676D">
        <w:t xml:space="preserve">ew </w:t>
      </w:r>
      <w:r w:rsidR="00536B81">
        <w:t xml:space="preserve">system </w:t>
      </w:r>
      <w:r w:rsidR="002A676D">
        <w:t xml:space="preserve">will </w:t>
      </w:r>
      <w:r w:rsidR="008F2AFB">
        <w:t>deliver</w:t>
      </w:r>
      <w:r w:rsidR="002A676D">
        <w:t>, Macrosoft</w:t>
      </w:r>
      <w:r w:rsidR="001D0C74">
        <w:t>’</w:t>
      </w:r>
      <w:r w:rsidR="00DF6B8B">
        <w:t>s recom</w:t>
      </w:r>
      <w:r w:rsidR="00FD534A">
        <w:t xml:space="preserve">mendation </w:t>
      </w:r>
      <w:r w:rsidR="003C3753">
        <w:t xml:space="preserve">is to </w:t>
      </w:r>
      <w:r w:rsidR="000D6AD8">
        <w:t xml:space="preserve">proceed with the new </w:t>
      </w:r>
      <w:r w:rsidR="008F2AFB">
        <w:t xml:space="preserve">Lounge booking </w:t>
      </w:r>
      <w:r w:rsidR="00C757CD">
        <w:t xml:space="preserve">IT system. Macrosoft strongly </w:t>
      </w:r>
      <w:r w:rsidR="006B586E">
        <w:t xml:space="preserve">believes that the new </w:t>
      </w:r>
      <w:r w:rsidR="0093643C">
        <w:t xml:space="preserve">system will greatly benefit </w:t>
      </w:r>
      <w:r w:rsidR="00197706">
        <w:t>FlyDreamAir</w:t>
      </w:r>
      <w:r w:rsidR="001D0C74">
        <w:t>’</w:t>
      </w:r>
      <w:r w:rsidR="00197706">
        <w:t xml:space="preserve">s </w:t>
      </w:r>
      <w:r w:rsidR="00321DFC">
        <w:t xml:space="preserve">company </w:t>
      </w:r>
      <w:r w:rsidR="00370E6C">
        <w:t>with</w:t>
      </w:r>
      <w:r w:rsidR="00485D0D">
        <w:t xml:space="preserve"> both</w:t>
      </w:r>
      <w:r w:rsidR="007B5BF7">
        <w:t xml:space="preserve"> </w:t>
      </w:r>
      <w:r w:rsidR="002063E9">
        <w:t>increased</w:t>
      </w:r>
      <w:r w:rsidR="00485D0D">
        <w:t xml:space="preserve"> customer satisfaction and re</w:t>
      </w:r>
      <w:r w:rsidR="002063E9">
        <w:t>v</w:t>
      </w:r>
      <w:r w:rsidR="00485D0D">
        <w:t>enue</w:t>
      </w:r>
      <w:r w:rsidR="002063E9">
        <w:t>.</w:t>
      </w:r>
    </w:p>
    <w:p w14:paraId="3CC540CB" w14:textId="42107DC2" w:rsidR="007119B8" w:rsidRDefault="00240BD8" w:rsidP="007A69C2">
      <w:pPr>
        <w:rPr>
          <w:color w:val="4472C4" w:themeColor="accent1"/>
          <w:sz w:val="28"/>
          <w:szCs w:val="28"/>
          <w:lang w:val="en-US"/>
        </w:rPr>
      </w:pPr>
      <w:r>
        <w:t xml:space="preserve"> </w:t>
      </w:r>
    </w:p>
    <w:p w14:paraId="2A70E271" w14:textId="211462FC" w:rsidR="004A4CEC" w:rsidRDefault="004A4CEC" w:rsidP="004A4CEC">
      <w:pPr>
        <w:pStyle w:val="Heading2"/>
        <w:rPr>
          <w:color w:val="4472C4" w:themeColor="accent1"/>
          <w:sz w:val="28"/>
          <w:szCs w:val="28"/>
          <w:lang w:val="en-US"/>
        </w:rPr>
      </w:pPr>
      <w:bookmarkStart w:id="6" w:name="_Toc893405558"/>
      <w:r>
        <w:rPr>
          <w:lang w:val="en-US"/>
        </w:rPr>
        <w:t xml:space="preserve">Feasibility </w:t>
      </w:r>
      <w:r w:rsidR="001754D3">
        <w:rPr>
          <w:lang w:val="en-US"/>
        </w:rPr>
        <w:t>Study</w:t>
      </w:r>
      <w:bookmarkEnd w:id="6"/>
    </w:p>
    <w:p w14:paraId="1B1A5EB3" w14:textId="77777777" w:rsidR="006637A1" w:rsidRDefault="006637A1" w:rsidP="006637A1">
      <w:pPr>
        <w:rPr>
          <w:lang w:val="en-US"/>
        </w:rPr>
      </w:pPr>
    </w:p>
    <w:p w14:paraId="6148859D" w14:textId="287EEAFA" w:rsidR="00892396" w:rsidRDefault="005146FB" w:rsidP="006637A1">
      <w:r w:rsidRPr="005146FB">
        <w:t>T</w:t>
      </w:r>
      <w:r>
        <w:t>he</w:t>
      </w:r>
      <w:r w:rsidRPr="005146FB">
        <w:t xml:space="preserve"> feasibility study aims to evaluate the viability of implementing the proposed IT system and its potential benefits for FlyDreamAir. It will examine the technical, financial, operational, and legal aspects of the project, as well as any potential risks and challenges that may arise during the implementation process. By providing a comprehensive analysis of the project's feasibility, this study will assist FlyDreamAir in making an informed decision on whether to proceed with the implementation of the new IT system.</w:t>
      </w:r>
    </w:p>
    <w:p w14:paraId="67633AF1" w14:textId="77777777" w:rsidR="005F4D4B" w:rsidRDefault="005F4D4B" w:rsidP="006637A1"/>
    <w:tbl>
      <w:tblPr>
        <w:tblStyle w:val="TableGrid"/>
        <w:tblW w:w="0" w:type="auto"/>
        <w:tblLook w:val="04A0" w:firstRow="1" w:lastRow="0" w:firstColumn="1" w:lastColumn="0" w:noHBand="0" w:noVBand="1"/>
      </w:tblPr>
      <w:tblGrid>
        <w:gridCol w:w="2118"/>
        <w:gridCol w:w="6898"/>
      </w:tblGrid>
      <w:tr w:rsidR="00683757" w14:paraId="00E084BA" w14:textId="77777777" w:rsidTr="00FA3707">
        <w:tc>
          <w:tcPr>
            <w:tcW w:w="10480" w:type="dxa"/>
            <w:gridSpan w:val="2"/>
          </w:tcPr>
          <w:p w14:paraId="0B52C1C6" w14:textId="77008E84" w:rsidR="00683757" w:rsidRPr="00243568" w:rsidRDefault="00243568" w:rsidP="00243568">
            <w:pPr>
              <w:jc w:val="center"/>
              <w:rPr>
                <w:b/>
                <w:bCs/>
              </w:rPr>
            </w:pPr>
            <w:r w:rsidRPr="00243568">
              <w:rPr>
                <w:b/>
                <w:bCs/>
              </w:rPr>
              <w:t>Technical Feasibility</w:t>
            </w:r>
          </w:p>
        </w:tc>
      </w:tr>
      <w:tr w:rsidR="00933480" w14:paraId="67B14288" w14:textId="77777777" w:rsidTr="00FA3707">
        <w:tc>
          <w:tcPr>
            <w:tcW w:w="2268" w:type="dxa"/>
          </w:tcPr>
          <w:p w14:paraId="7473EBFE" w14:textId="0B558E8D" w:rsidR="00933480" w:rsidRDefault="00FA3707" w:rsidP="006637A1">
            <w:r>
              <w:t xml:space="preserve">Factors </w:t>
            </w:r>
          </w:p>
        </w:tc>
        <w:tc>
          <w:tcPr>
            <w:tcW w:w="8212" w:type="dxa"/>
          </w:tcPr>
          <w:p w14:paraId="1E31630A" w14:textId="616A67F8" w:rsidR="00933480" w:rsidRDefault="00933480" w:rsidP="006637A1">
            <w:r>
              <w:t>Description</w:t>
            </w:r>
          </w:p>
        </w:tc>
      </w:tr>
      <w:tr w:rsidR="00933480" w14:paraId="723B35FF" w14:textId="77777777" w:rsidTr="00FA3707">
        <w:tc>
          <w:tcPr>
            <w:tcW w:w="2268" w:type="dxa"/>
          </w:tcPr>
          <w:p w14:paraId="70942136" w14:textId="4C0959FA" w:rsidR="00933480" w:rsidRDefault="00933480" w:rsidP="006637A1">
            <w:r>
              <w:t xml:space="preserve">Compatibility </w:t>
            </w:r>
          </w:p>
        </w:tc>
        <w:tc>
          <w:tcPr>
            <w:tcW w:w="8212" w:type="dxa"/>
          </w:tcPr>
          <w:p w14:paraId="7DCB103F" w14:textId="58CEBA6B" w:rsidR="00933480" w:rsidRDefault="00231EF0" w:rsidP="006637A1">
            <w:r>
              <w:t>The new</w:t>
            </w:r>
            <w:r w:rsidR="00950C70">
              <w:t xml:space="preserve"> system is c</w:t>
            </w:r>
            <w:r w:rsidR="00933480">
              <w:t xml:space="preserve">ompatible with the existing </w:t>
            </w:r>
            <w:r w:rsidR="000931F0">
              <w:t xml:space="preserve">FlyDreamAir website and </w:t>
            </w:r>
            <w:r w:rsidR="001B7A4C">
              <w:t>the system</w:t>
            </w:r>
            <w:r w:rsidR="00933480">
              <w:t xml:space="preserve"> technology and infrastructure such as hardware, software and network</w:t>
            </w:r>
            <w:r>
              <w:t>.</w:t>
            </w:r>
          </w:p>
        </w:tc>
      </w:tr>
      <w:tr w:rsidR="00933480" w14:paraId="2CDAEAF5" w14:textId="77777777" w:rsidTr="00FA3707">
        <w:tc>
          <w:tcPr>
            <w:tcW w:w="2268" w:type="dxa"/>
          </w:tcPr>
          <w:p w14:paraId="07DF4B10" w14:textId="70B81772" w:rsidR="00933480" w:rsidRDefault="00933480" w:rsidP="006637A1">
            <w:r>
              <w:t>Security</w:t>
            </w:r>
          </w:p>
        </w:tc>
        <w:tc>
          <w:tcPr>
            <w:tcW w:w="8212" w:type="dxa"/>
          </w:tcPr>
          <w:p w14:paraId="1C4F64CE" w14:textId="143B6638" w:rsidR="00933480" w:rsidRDefault="00AE7546" w:rsidP="006637A1">
            <w:r>
              <w:t>A strong</w:t>
            </w:r>
            <w:r w:rsidR="00933480">
              <w:t xml:space="preserve"> security system </w:t>
            </w:r>
            <w:r>
              <w:t xml:space="preserve">will be implemented </w:t>
            </w:r>
            <w:r w:rsidR="00933480">
              <w:t xml:space="preserve">to protect customer data and prevent </w:t>
            </w:r>
            <w:r w:rsidR="00C049C0">
              <w:t>cyber-attacks.</w:t>
            </w:r>
            <w:r w:rsidR="00822E50">
              <w:t xml:space="preserve"> The system </w:t>
            </w:r>
            <w:r w:rsidR="00E447F1">
              <w:t>meet the International Airline Travel Association (IATA) standard for Distribution with Offers and Orders (NDC)</w:t>
            </w:r>
            <w:r w:rsidR="00231566">
              <w:t>.</w:t>
            </w:r>
          </w:p>
        </w:tc>
      </w:tr>
      <w:tr w:rsidR="00933480" w14:paraId="33A875A4" w14:textId="77777777" w:rsidTr="00FA3707">
        <w:tc>
          <w:tcPr>
            <w:tcW w:w="2268" w:type="dxa"/>
          </w:tcPr>
          <w:p w14:paraId="273405DD" w14:textId="7DC1CFCE" w:rsidR="00933480" w:rsidRDefault="00933480" w:rsidP="006637A1">
            <w:r>
              <w:t>Scalability</w:t>
            </w:r>
          </w:p>
        </w:tc>
        <w:tc>
          <w:tcPr>
            <w:tcW w:w="8212" w:type="dxa"/>
          </w:tcPr>
          <w:p w14:paraId="11D1AB61" w14:textId="31A8EB02" w:rsidR="00933480" w:rsidRDefault="00C049C0" w:rsidP="006637A1">
            <w:r>
              <w:t>T</w:t>
            </w:r>
            <w:r w:rsidR="006A27F9">
              <w:t>he n</w:t>
            </w:r>
            <w:r w:rsidR="00933480">
              <w:t xml:space="preserve">ew system </w:t>
            </w:r>
            <w:r>
              <w:t>will be able to</w:t>
            </w:r>
            <w:r w:rsidR="00933480">
              <w:t xml:space="preserve"> handle future growth and expansion of FlyDreamAir’s </w:t>
            </w:r>
            <w:r w:rsidR="00ED6D7A">
              <w:t>company</w:t>
            </w:r>
            <w:r w:rsidR="00231566">
              <w:t xml:space="preserve"> for a period of atleast 10 years.</w:t>
            </w:r>
          </w:p>
        </w:tc>
      </w:tr>
      <w:tr w:rsidR="00933480" w14:paraId="258535C6" w14:textId="77777777" w:rsidTr="00FA3707">
        <w:tc>
          <w:tcPr>
            <w:tcW w:w="2268" w:type="dxa"/>
          </w:tcPr>
          <w:p w14:paraId="282C5CF0" w14:textId="197123AD" w:rsidR="00933480" w:rsidRDefault="00933480" w:rsidP="006637A1">
            <w:r>
              <w:t xml:space="preserve">User </w:t>
            </w:r>
            <w:r w:rsidR="007A60F9">
              <w:t>Interface</w:t>
            </w:r>
          </w:p>
        </w:tc>
        <w:tc>
          <w:tcPr>
            <w:tcW w:w="8212" w:type="dxa"/>
          </w:tcPr>
          <w:p w14:paraId="48F6220D" w14:textId="07A9FBAB" w:rsidR="00933480" w:rsidRDefault="00ED6D7A" w:rsidP="006637A1">
            <w:r>
              <w:t>The new website is</w:t>
            </w:r>
            <w:r w:rsidR="00CB31C6">
              <w:t xml:space="preserve"> </w:t>
            </w:r>
            <w:r w:rsidR="00E4484D">
              <w:t>easy to navigate and requires minimal training</w:t>
            </w:r>
            <w:r>
              <w:t>.</w:t>
            </w:r>
            <w:r w:rsidR="00884005">
              <w:t xml:space="preserve"> The interface is similar to new popular </w:t>
            </w:r>
            <w:r w:rsidR="006754FA">
              <w:t xml:space="preserve">airlines </w:t>
            </w:r>
            <w:r w:rsidR="00884005">
              <w:t xml:space="preserve">systems </w:t>
            </w:r>
            <w:r w:rsidR="00991485">
              <w:t>apps such as Qantas and BA.</w:t>
            </w:r>
            <w:r w:rsidR="006754FA">
              <w:t xml:space="preserve"> </w:t>
            </w:r>
          </w:p>
        </w:tc>
      </w:tr>
      <w:tr w:rsidR="007A60F9" w14:paraId="486665B7" w14:textId="77777777" w:rsidTr="00FA3707">
        <w:tc>
          <w:tcPr>
            <w:tcW w:w="2268" w:type="dxa"/>
          </w:tcPr>
          <w:p w14:paraId="75F2BD8A" w14:textId="440CF256" w:rsidR="007A60F9" w:rsidRDefault="0042359E" w:rsidP="006637A1">
            <w:r>
              <w:t xml:space="preserve">Reliability </w:t>
            </w:r>
          </w:p>
        </w:tc>
        <w:tc>
          <w:tcPr>
            <w:tcW w:w="8212" w:type="dxa"/>
          </w:tcPr>
          <w:p w14:paraId="7C5E4ABE" w14:textId="32A73E3B" w:rsidR="007A60F9" w:rsidRDefault="004A39C8" w:rsidP="006637A1">
            <w:r>
              <w:t>D</w:t>
            </w:r>
            <w:r w:rsidR="00A2643F">
              <w:t xml:space="preserve">owntime of the new system </w:t>
            </w:r>
            <w:r>
              <w:t xml:space="preserve">was considered </w:t>
            </w:r>
            <w:r w:rsidR="00A2643F">
              <w:t>to avoid any disruptions in the booking process</w:t>
            </w:r>
            <w:r w:rsidR="00851276">
              <w:t>.</w:t>
            </w:r>
            <w:r w:rsidR="00991485">
              <w:t xml:space="preserve"> </w:t>
            </w:r>
            <w:r w:rsidR="00DD06C7">
              <w:t>Up time is expected to be greater than 99.99%</w:t>
            </w:r>
            <w:r w:rsidR="00AD7B98">
              <w:t xml:space="preserve"> (</w:t>
            </w:r>
            <w:r w:rsidR="00B02B7F">
              <w:t>or less than 1</w:t>
            </w:r>
            <w:r w:rsidR="00561CAB">
              <w:t>0</w:t>
            </w:r>
            <w:r w:rsidR="00B02B7F">
              <w:t xml:space="preserve"> hour</w:t>
            </w:r>
            <w:r w:rsidR="00561CAB">
              <w:t>s</w:t>
            </w:r>
            <w:r w:rsidR="00B02B7F">
              <w:t xml:space="preserve"> down </w:t>
            </w:r>
            <w:r w:rsidR="00561CAB">
              <w:t xml:space="preserve">time </w:t>
            </w:r>
            <w:r w:rsidR="00B02B7F">
              <w:t>per year</w:t>
            </w:r>
            <w:r w:rsidR="00561CAB">
              <w:t>)</w:t>
            </w:r>
            <w:r w:rsidR="00B02B7F">
              <w:t>.</w:t>
            </w:r>
          </w:p>
        </w:tc>
      </w:tr>
      <w:tr w:rsidR="0042359E" w14:paraId="0DC94246" w14:textId="77777777" w:rsidTr="00FA3707">
        <w:tc>
          <w:tcPr>
            <w:tcW w:w="2268" w:type="dxa"/>
          </w:tcPr>
          <w:p w14:paraId="2BEB340D" w14:textId="71B338BE" w:rsidR="0042359E" w:rsidRDefault="0042359E" w:rsidP="006637A1">
            <w:r>
              <w:t>Integration</w:t>
            </w:r>
          </w:p>
        </w:tc>
        <w:tc>
          <w:tcPr>
            <w:tcW w:w="8212" w:type="dxa"/>
          </w:tcPr>
          <w:p w14:paraId="7938A971" w14:textId="414EA35F" w:rsidR="0042359E" w:rsidRDefault="00851276" w:rsidP="006637A1">
            <w:r>
              <w:t>T</w:t>
            </w:r>
            <w:r w:rsidR="005522DF">
              <w:t xml:space="preserve">he new system </w:t>
            </w:r>
            <w:r w:rsidR="00C0708A">
              <w:t xml:space="preserve">can </w:t>
            </w:r>
            <w:r w:rsidR="00561CAB">
              <w:t xml:space="preserve">easily be </w:t>
            </w:r>
            <w:r w:rsidR="00C0708A">
              <w:t xml:space="preserve"> integrat</w:t>
            </w:r>
            <w:r w:rsidR="00561CAB">
              <w:t xml:space="preserve">ed </w:t>
            </w:r>
            <w:r w:rsidR="00C0708A">
              <w:t xml:space="preserve">with </w:t>
            </w:r>
            <w:r w:rsidR="00561CAB">
              <w:t xml:space="preserve">common </w:t>
            </w:r>
            <w:r w:rsidR="005F6889">
              <w:t>third-party systems</w:t>
            </w:r>
            <w:r w:rsidR="00166897">
              <w:t>.</w:t>
            </w:r>
          </w:p>
        </w:tc>
      </w:tr>
      <w:tr w:rsidR="0042359E" w14:paraId="1938257C" w14:textId="77777777" w:rsidTr="00FA3707">
        <w:tc>
          <w:tcPr>
            <w:tcW w:w="2268" w:type="dxa"/>
          </w:tcPr>
          <w:p w14:paraId="19A9055E" w14:textId="4461CD8E" w:rsidR="0042359E" w:rsidRDefault="00C86CBD" w:rsidP="006637A1">
            <w:r>
              <w:t>Mobile Optimisation</w:t>
            </w:r>
          </w:p>
        </w:tc>
        <w:tc>
          <w:tcPr>
            <w:tcW w:w="8212" w:type="dxa"/>
          </w:tcPr>
          <w:p w14:paraId="043FA8B7" w14:textId="1BA60AE4" w:rsidR="0042359E" w:rsidRDefault="00166897" w:rsidP="006637A1">
            <w:r>
              <w:t>T</w:t>
            </w:r>
            <w:r w:rsidR="005A7BAE">
              <w:t>he system is optimised for</w:t>
            </w:r>
            <w:r w:rsidR="00CD0ED7">
              <w:t xml:space="preserve"> </w:t>
            </w:r>
            <w:r w:rsidR="00461F51">
              <w:t>hand-held devices</w:t>
            </w:r>
            <w:r w:rsidR="00AF3A1F">
              <w:t xml:space="preserve"> to </w:t>
            </w:r>
            <w:r w:rsidR="00930C5A">
              <w:t>accommodate for customers that prefer</w:t>
            </w:r>
            <w:r w:rsidR="00AF3A1F">
              <w:t xml:space="preserve"> mobile us</w:t>
            </w:r>
            <w:r w:rsidR="00F526E2">
              <w:t>age</w:t>
            </w:r>
            <w:r>
              <w:t>.</w:t>
            </w:r>
            <w:r w:rsidR="00561CAB">
              <w:t xml:space="preserve"> The system will easily </w:t>
            </w:r>
            <w:r w:rsidR="006F7E08">
              <w:t>operate on IOS</w:t>
            </w:r>
            <w:r w:rsidR="00C76A1E">
              <w:t xml:space="preserve"> and</w:t>
            </w:r>
            <w:r w:rsidR="006F7E08">
              <w:t xml:space="preserve"> Android</w:t>
            </w:r>
            <w:r w:rsidR="00C76A1E">
              <w:t>.</w:t>
            </w:r>
          </w:p>
        </w:tc>
      </w:tr>
    </w:tbl>
    <w:p w14:paraId="3EA99FC5" w14:textId="77777777" w:rsidR="004B4DB7" w:rsidRDefault="004B4DB7" w:rsidP="006637A1"/>
    <w:tbl>
      <w:tblPr>
        <w:tblStyle w:val="TableGrid"/>
        <w:tblW w:w="0" w:type="auto"/>
        <w:tblLook w:val="04A0" w:firstRow="1" w:lastRow="0" w:firstColumn="1" w:lastColumn="0" w:noHBand="0" w:noVBand="1"/>
      </w:tblPr>
      <w:tblGrid>
        <w:gridCol w:w="2085"/>
        <w:gridCol w:w="6931"/>
      </w:tblGrid>
      <w:tr w:rsidR="00784E8D" w:rsidRPr="00243568" w14:paraId="3B372F37" w14:textId="77777777" w:rsidTr="00DB54C5">
        <w:tc>
          <w:tcPr>
            <w:tcW w:w="10480" w:type="dxa"/>
            <w:gridSpan w:val="2"/>
          </w:tcPr>
          <w:p w14:paraId="35A2A240" w14:textId="7ABDDBDA" w:rsidR="00784E8D" w:rsidRPr="00243568" w:rsidRDefault="00784E8D">
            <w:pPr>
              <w:jc w:val="center"/>
              <w:rPr>
                <w:b/>
                <w:bCs/>
              </w:rPr>
            </w:pPr>
            <w:r>
              <w:rPr>
                <w:b/>
                <w:bCs/>
              </w:rPr>
              <w:t>Financial</w:t>
            </w:r>
            <w:r w:rsidRPr="00243568">
              <w:rPr>
                <w:b/>
                <w:bCs/>
              </w:rPr>
              <w:t xml:space="preserve"> Feasibility</w:t>
            </w:r>
          </w:p>
        </w:tc>
      </w:tr>
      <w:tr w:rsidR="00151971" w14:paraId="5DFC1F9E" w14:textId="77777777" w:rsidTr="00DB54C5">
        <w:tc>
          <w:tcPr>
            <w:tcW w:w="2268" w:type="dxa"/>
          </w:tcPr>
          <w:p w14:paraId="4F1B3323" w14:textId="592ECFE7" w:rsidR="00784E8D" w:rsidRDefault="00FA3707">
            <w:r>
              <w:t>Factors</w:t>
            </w:r>
          </w:p>
        </w:tc>
        <w:tc>
          <w:tcPr>
            <w:tcW w:w="8212" w:type="dxa"/>
          </w:tcPr>
          <w:p w14:paraId="61859D9B" w14:textId="77777777" w:rsidR="00784E8D" w:rsidRDefault="00784E8D">
            <w:r>
              <w:t>Description</w:t>
            </w:r>
          </w:p>
        </w:tc>
      </w:tr>
      <w:tr w:rsidR="00151971" w14:paraId="3E64BED3" w14:textId="77777777" w:rsidTr="00DB54C5">
        <w:tc>
          <w:tcPr>
            <w:tcW w:w="2268" w:type="dxa"/>
          </w:tcPr>
          <w:p w14:paraId="35EEE630" w14:textId="5E77355B" w:rsidR="00784E8D" w:rsidRDefault="00FA3707">
            <w:r>
              <w:t xml:space="preserve">Budget </w:t>
            </w:r>
          </w:p>
        </w:tc>
        <w:tc>
          <w:tcPr>
            <w:tcW w:w="8212" w:type="dxa"/>
          </w:tcPr>
          <w:p w14:paraId="2901A006" w14:textId="782BD01C" w:rsidR="00784E8D" w:rsidRDefault="00C14DF9">
            <w:r>
              <w:t>A b</w:t>
            </w:r>
            <w:r w:rsidR="00816B18">
              <w:t xml:space="preserve">udget plan </w:t>
            </w:r>
            <w:r>
              <w:t xml:space="preserve">was created and </w:t>
            </w:r>
            <w:r w:rsidR="004B2688">
              <w:t xml:space="preserve">includes estimated costs and expenses relative to </w:t>
            </w:r>
            <w:r w:rsidR="006A5D38">
              <w:t>developing the new system</w:t>
            </w:r>
            <w:r>
              <w:t>.</w:t>
            </w:r>
            <w:r w:rsidR="00C76A1E">
              <w:t xml:space="preserve"> The budget is X$M.</w:t>
            </w:r>
          </w:p>
        </w:tc>
      </w:tr>
      <w:tr w:rsidR="00151971" w14:paraId="0839B9E0" w14:textId="77777777" w:rsidTr="00DB54C5">
        <w:tc>
          <w:tcPr>
            <w:tcW w:w="2268" w:type="dxa"/>
          </w:tcPr>
          <w:p w14:paraId="39F98AC8" w14:textId="104C7F4A" w:rsidR="00784E8D" w:rsidRDefault="00F540A8">
            <w:r>
              <w:t xml:space="preserve">Funding </w:t>
            </w:r>
          </w:p>
        </w:tc>
        <w:tc>
          <w:tcPr>
            <w:tcW w:w="8212" w:type="dxa"/>
          </w:tcPr>
          <w:p w14:paraId="354DE43D" w14:textId="00F8EDDE" w:rsidR="00784E8D" w:rsidRDefault="003A1E3E">
            <w:r>
              <w:t xml:space="preserve">The new system will be funded internally from </w:t>
            </w:r>
            <w:r w:rsidR="00C76A1E">
              <w:t xml:space="preserve">existing cash surplus on business </w:t>
            </w:r>
            <w:r>
              <w:t>loans</w:t>
            </w:r>
            <w:r w:rsidR="0038367B">
              <w:t>.</w:t>
            </w:r>
          </w:p>
        </w:tc>
      </w:tr>
      <w:tr w:rsidR="00151971" w14:paraId="1B617450" w14:textId="77777777" w:rsidTr="00DB54C5">
        <w:tc>
          <w:tcPr>
            <w:tcW w:w="2268" w:type="dxa"/>
          </w:tcPr>
          <w:p w14:paraId="299C8551" w14:textId="314FB31C" w:rsidR="00784E8D" w:rsidRDefault="0028572E">
            <w:r>
              <w:t xml:space="preserve">Revenue Projections </w:t>
            </w:r>
          </w:p>
        </w:tc>
        <w:tc>
          <w:tcPr>
            <w:tcW w:w="8212" w:type="dxa"/>
          </w:tcPr>
          <w:p w14:paraId="74B33E14" w14:textId="674584F0" w:rsidR="00784E8D" w:rsidRDefault="00CF6B0B">
            <w:r>
              <w:t xml:space="preserve">Increased customer satisfaction </w:t>
            </w:r>
            <w:r w:rsidR="004C2736">
              <w:t xml:space="preserve">and ongoing usage </w:t>
            </w:r>
            <w:r w:rsidR="00B43F34">
              <w:t>are</w:t>
            </w:r>
            <w:r w:rsidR="00860514">
              <w:t xml:space="preserve"> two factors that were</w:t>
            </w:r>
            <w:r w:rsidR="00B43F34">
              <w:t xml:space="preserve"> considered </w:t>
            </w:r>
            <w:r w:rsidR="00860514">
              <w:t xml:space="preserve">to develop the revenue projections of the new system. </w:t>
            </w:r>
            <w:r w:rsidR="00C76A1E">
              <w:t xml:space="preserve"> The return on investment is 3 years, assuming the </w:t>
            </w:r>
            <w:r w:rsidR="00BD1471">
              <w:t>build time of 24 months. There will be ongoing intangible benefits for a number of years.</w:t>
            </w:r>
          </w:p>
        </w:tc>
      </w:tr>
      <w:tr w:rsidR="00151971" w14:paraId="1A8BAC4B" w14:textId="77777777" w:rsidTr="00DB54C5">
        <w:tc>
          <w:tcPr>
            <w:tcW w:w="2268" w:type="dxa"/>
          </w:tcPr>
          <w:p w14:paraId="04B7DC09" w14:textId="1159379D" w:rsidR="00784E8D" w:rsidRDefault="00C44D6C">
            <w:r>
              <w:t>Fin</w:t>
            </w:r>
            <w:r w:rsidR="00592307">
              <w:t>an</w:t>
            </w:r>
            <w:r>
              <w:t>c</w:t>
            </w:r>
            <w:r w:rsidR="00592307">
              <w:t>i</w:t>
            </w:r>
            <w:r>
              <w:t xml:space="preserve">al Risks </w:t>
            </w:r>
          </w:p>
        </w:tc>
        <w:tc>
          <w:tcPr>
            <w:tcW w:w="8212" w:type="dxa"/>
          </w:tcPr>
          <w:p w14:paraId="1C80F6E0" w14:textId="2BE83DF8" w:rsidR="00784E8D" w:rsidRDefault="007161B6">
            <w:r>
              <w:t xml:space="preserve">The cost overruns and unexpected expenses were </w:t>
            </w:r>
            <w:r w:rsidR="0072200E">
              <w:t>evaluated,</w:t>
            </w:r>
            <w:r>
              <w:t xml:space="preserve"> and </w:t>
            </w:r>
            <w:r w:rsidR="007031E3">
              <w:t xml:space="preserve">a plan was developed to mitigate any financial risks.  </w:t>
            </w:r>
            <w:r w:rsidR="002E190A">
              <w:t>There project will have 10 milestone review stages at which time progress will be analysed against the plan.</w:t>
            </w:r>
          </w:p>
        </w:tc>
      </w:tr>
      <w:tr w:rsidR="00151971" w14:paraId="035F337C" w14:textId="77777777" w:rsidTr="00DB54C5">
        <w:tc>
          <w:tcPr>
            <w:tcW w:w="2268" w:type="dxa"/>
          </w:tcPr>
          <w:p w14:paraId="7B5D8692" w14:textId="76221BBA" w:rsidR="00784E8D" w:rsidRDefault="00C44D6C">
            <w:r>
              <w:t xml:space="preserve">Cash Flow Analysis </w:t>
            </w:r>
          </w:p>
        </w:tc>
        <w:tc>
          <w:tcPr>
            <w:tcW w:w="8212" w:type="dxa"/>
          </w:tcPr>
          <w:p w14:paraId="4E007A43" w14:textId="166A66D4" w:rsidR="00784E8D" w:rsidRDefault="00196D28">
            <w:r>
              <w:t xml:space="preserve">A cash flow analysis was conducted </w:t>
            </w:r>
            <w:r w:rsidR="0072200E">
              <w:t xml:space="preserve">to determine whether the company have sufficient cash to support the project. </w:t>
            </w:r>
            <w:r w:rsidR="002E190A">
              <w:t xml:space="preserve"> The spend profile (as shown in table 3) is $5M year 1 and $5M year 2. After year 2 there is no ongoing project cost. Ongoing maintenance</w:t>
            </w:r>
            <w:r w:rsidR="0080373D">
              <w:t xml:space="preserve"> of the system will be </w:t>
            </w:r>
            <w:r w:rsidR="008C1F7B">
              <w:t xml:space="preserve">25% cheaper than </w:t>
            </w:r>
            <w:r w:rsidR="002654E3">
              <w:t>the existing</w:t>
            </w:r>
            <w:r w:rsidR="0080373D">
              <w:t xml:space="preserve"> </w:t>
            </w:r>
            <w:r w:rsidR="00151971">
              <w:t xml:space="preserve">lounge booking </w:t>
            </w:r>
            <w:r w:rsidR="0080373D">
              <w:t xml:space="preserve">system and </w:t>
            </w:r>
            <w:r w:rsidR="00151971">
              <w:t xml:space="preserve">will be </w:t>
            </w:r>
            <w:r w:rsidR="0080373D">
              <w:t>covered in operational</w:t>
            </w:r>
            <w:r w:rsidR="00151971">
              <w:t xml:space="preserve"> budgets</w:t>
            </w:r>
            <w:r w:rsidR="001C61CF">
              <w:t>.</w:t>
            </w:r>
          </w:p>
        </w:tc>
      </w:tr>
    </w:tbl>
    <w:p w14:paraId="1B718813" w14:textId="77777777" w:rsidR="001C75BA" w:rsidRDefault="001C75BA" w:rsidP="006637A1"/>
    <w:tbl>
      <w:tblPr>
        <w:tblStyle w:val="TableGrid"/>
        <w:tblW w:w="0" w:type="auto"/>
        <w:tblLook w:val="04A0" w:firstRow="1" w:lastRow="0" w:firstColumn="1" w:lastColumn="0" w:noHBand="0" w:noVBand="1"/>
      </w:tblPr>
      <w:tblGrid>
        <w:gridCol w:w="2112"/>
        <w:gridCol w:w="6904"/>
      </w:tblGrid>
      <w:tr w:rsidR="00DB54C5" w:rsidRPr="00243568" w14:paraId="1D33C50C" w14:textId="77777777" w:rsidTr="006B7781">
        <w:tc>
          <w:tcPr>
            <w:tcW w:w="10480" w:type="dxa"/>
            <w:gridSpan w:val="2"/>
          </w:tcPr>
          <w:p w14:paraId="5A76DE1C" w14:textId="5CC46339" w:rsidR="00DB54C5" w:rsidRPr="00243568" w:rsidRDefault="00DB54C5">
            <w:pPr>
              <w:jc w:val="center"/>
              <w:rPr>
                <w:b/>
                <w:bCs/>
              </w:rPr>
            </w:pPr>
            <w:r>
              <w:rPr>
                <w:b/>
                <w:bCs/>
              </w:rPr>
              <w:t>Operational</w:t>
            </w:r>
            <w:r w:rsidRPr="00243568">
              <w:rPr>
                <w:b/>
                <w:bCs/>
              </w:rPr>
              <w:t xml:space="preserve"> Feasibility</w:t>
            </w:r>
          </w:p>
        </w:tc>
      </w:tr>
      <w:tr w:rsidR="00DB54C5" w14:paraId="6D72A129" w14:textId="77777777" w:rsidTr="006B7781">
        <w:tc>
          <w:tcPr>
            <w:tcW w:w="2268" w:type="dxa"/>
          </w:tcPr>
          <w:p w14:paraId="661B0DE9" w14:textId="77777777" w:rsidR="00DB54C5" w:rsidRDefault="00DB54C5">
            <w:r>
              <w:t>Factors</w:t>
            </w:r>
          </w:p>
        </w:tc>
        <w:tc>
          <w:tcPr>
            <w:tcW w:w="8212" w:type="dxa"/>
          </w:tcPr>
          <w:p w14:paraId="36F19875" w14:textId="77777777" w:rsidR="00DB54C5" w:rsidRDefault="00DB54C5">
            <w:r>
              <w:t>Description</w:t>
            </w:r>
          </w:p>
        </w:tc>
      </w:tr>
      <w:tr w:rsidR="00DB54C5" w14:paraId="04AA61A5" w14:textId="77777777" w:rsidTr="006B7781">
        <w:tc>
          <w:tcPr>
            <w:tcW w:w="2268" w:type="dxa"/>
          </w:tcPr>
          <w:p w14:paraId="619D87DF" w14:textId="0A1C4147" w:rsidR="00DB54C5" w:rsidRDefault="00BF2977">
            <w:r>
              <w:t xml:space="preserve">Integration with Existing Systems </w:t>
            </w:r>
            <w:r w:rsidR="00DB54C5">
              <w:t xml:space="preserve"> </w:t>
            </w:r>
          </w:p>
        </w:tc>
        <w:tc>
          <w:tcPr>
            <w:tcW w:w="8212" w:type="dxa"/>
          </w:tcPr>
          <w:p w14:paraId="73725817" w14:textId="1D9EF461" w:rsidR="00DB54C5" w:rsidRDefault="00580D41">
            <w:r>
              <w:t xml:space="preserve">The new system </w:t>
            </w:r>
            <w:r w:rsidR="00D7336D">
              <w:t xml:space="preserve">is compatible </w:t>
            </w:r>
            <w:r w:rsidR="009777C5">
              <w:t xml:space="preserve">with the existing systems </w:t>
            </w:r>
            <w:r w:rsidR="00106E82">
              <w:t>of FlyDreamAir</w:t>
            </w:r>
            <w:r w:rsidR="00FA14C4">
              <w:t>, for example, it aligns with its</w:t>
            </w:r>
            <w:r w:rsidR="00821271">
              <w:t xml:space="preserve"> customer membership</w:t>
            </w:r>
            <w:r w:rsidR="00605B7E">
              <w:t>, pay-per-use, bookings cancellations, occupancy management, and search for lounges</w:t>
            </w:r>
            <w:r w:rsidR="00AE6CC4">
              <w:t>.</w:t>
            </w:r>
          </w:p>
        </w:tc>
      </w:tr>
      <w:tr w:rsidR="00DB54C5" w14:paraId="1024C044" w14:textId="77777777" w:rsidTr="006B7781">
        <w:tc>
          <w:tcPr>
            <w:tcW w:w="2268" w:type="dxa"/>
          </w:tcPr>
          <w:p w14:paraId="1770B103" w14:textId="6DC376AF" w:rsidR="00DB54C5" w:rsidRDefault="00BF2977">
            <w:r>
              <w:t xml:space="preserve">User Acceptance </w:t>
            </w:r>
            <w:r w:rsidR="00DB54C5">
              <w:t xml:space="preserve"> </w:t>
            </w:r>
          </w:p>
        </w:tc>
        <w:tc>
          <w:tcPr>
            <w:tcW w:w="8212" w:type="dxa"/>
          </w:tcPr>
          <w:p w14:paraId="59439129" w14:textId="5BBD104D" w:rsidR="00DB54C5" w:rsidRDefault="00EF4B6E">
            <w:r>
              <w:t>The new system is easy and appropriate to use across all staff</w:t>
            </w:r>
            <w:r w:rsidR="00E11A6C">
              <w:t>, and adequate training will be provided for a smooth</w:t>
            </w:r>
            <w:r w:rsidR="000549BA">
              <w:t xml:space="preserve"> </w:t>
            </w:r>
            <w:r w:rsidR="0093666A">
              <w:t>roll over</w:t>
            </w:r>
            <w:r w:rsidR="000549BA">
              <w:t xml:space="preserve"> </w:t>
            </w:r>
            <w:r w:rsidR="0093666A">
              <w:t xml:space="preserve">to the new system. </w:t>
            </w:r>
            <w:r w:rsidR="006E2B8E">
              <w:t xml:space="preserve"> A training module is included in the project scope</w:t>
            </w:r>
            <w:r w:rsidR="00654EBD">
              <w:t xml:space="preserve">. A </w:t>
            </w:r>
            <w:r w:rsidR="00D944DC">
              <w:t>prototype will be beta tested by a select group of FlyDreamAir lounge staff</w:t>
            </w:r>
            <w:r w:rsidR="00FA6053">
              <w:t>. The feedback will be tabulated</w:t>
            </w:r>
            <w:r w:rsidR="00D944DC">
              <w:t xml:space="preserve"> </w:t>
            </w:r>
            <w:r w:rsidR="00FA6053">
              <w:t xml:space="preserve">and all solutions will be </w:t>
            </w:r>
            <w:r w:rsidR="00D944DC">
              <w:t xml:space="preserve"> incorporated into the final product.</w:t>
            </w:r>
          </w:p>
        </w:tc>
      </w:tr>
      <w:tr w:rsidR="00DB54C5" w14:paraId="30B14DE8" w14:textId="77777777" w:rsidTr="006B7781">
        <w:tc>
          <w:tcPr>
            <w:tcW w:w="2268" w:type="dxa"/>
          </w:tcPr>
          <w:p w14:paraId="6CF0B988" w14:textId="056B9EEF" w:rsidR="00DB54C5" w:rsidRDefault="005748B6">
            <w:r>
              <w:t xml:space="preserve">Security </w:t>
            </w:r>
            <w:r w:rsidR="00DB54C5">
              <w:t xml:space="preserve"> </w:t>
            </w:r>
          </w:p>
        </w:tc>
        <w:tc>
          <w:tcPr>
            <w:tcW w:w="8212" w:type="dxa"/>
          </w:tcPr>
          <w:p w14:paraId="6A0A8586" w14:textId="5E8499A0" w:rsidR="00DB54C5" w:rsidRDefault="007F014E">
            <w:r>
              <w:t>The n</w:t>
            </w:r>
            <w:r w:rsidR="003E20B8">
              <w:t xml:space="preserve">ew system </w:t>
            </w:r>
            <w:r w:rsidR="00E1309E">
              <w:t xml:space="preserve">has </w:t>
            </w:r>
            <w:r w:rsidR="003E20B8">
              <w:t xml:space="preserve">highly secure protocols </w:t>
            </w:r>
            <w:r w:rsidR="0035686A">
              <w:t xml:space="preserve">that </w:t>
            </w:r>
            <w:r w:rsidR="003E20B8">
              <w:t xml:space="preserve">are able to protect customers sensitive information from </w:t>
            </w:r>
            <w:r w:rsidR="009D1ABC">
              <w:t>cyber threats</w:t>
            </w:r>
            <w:r w:rsidR="00324A73">
              <w:t xml:space="preserve"> and complies with ICAO Annex 17</w:t>
            </w:r>
            <w:r w:rsidR="003435F2">
              <w:t xml:space="preserve"> – Aviation Security 12</w:t>
            </w:r>
            <w:r w:rsidR="003435F2" w:rsidRPr="003435F2">
              <w:rPr>
                <w:vertAlign w:val="superscript"/>
              </w:rPr>
              <w:t>th</w:t>
            </w:r>
            <w:r w:rsidR="003435F2">
              <w:t xml:space="preserve"> edition 2022.</w:t>
            </w:r>
          </w:p>
        </w:tc>
      </w:tr>
      <w:tr w:rsidR="00DB54C5" w14:paraId="531E8821" w14:textId="77777777" w:rsidTr="006B7781">
        <w:tc>
          <w:tcPr>
            <w:tcW w:w="2268" w:type="dxa"/>
          </w:tcPr>
          <w:p w14:paraId="1D068A29" w14:textId="64D851A5" w:rsidR="00DB54C5" w:rsidRDefault="00763588">
            <w:r>
              <w:t>Maintenance and Support</w:t>
            </w:r>
            <w:r w:rsidR="00DB54C5">
              <w:t xml:space="preserve"> </w:t>
            </w:r>
          </w:p>
        </w:tc>
        <w:tc>
          <w:tcPr>
            <w:tcW w:w="8212" w:type="dxa"/>
          </w:tcPr>
          <w:p w14:paraId="1EEF084F" w14:textId="631DAEBF" w:rsidR="00DB54C5" w:rsidRDefault="00815602">
            <w:r>
              <w:t xml:space="preserve">There are protocols in place to support and </w:t>
            </w:r>
            <w:r w:rsidR="007747C5">
              <w:t>maintained</w:t>
            </w:r>
            <w:r>
              <w:t xml:space="preserve"> the new system in </w:t>
            </w:r>
            <w:r w:rsidR="005D1631">
              <w:t xml:space="preserve">case of the low </w:t>
            </w:r>
            <w:r>
              <w:t xml:space="preserve"> </w:t>
            </w:r>
            <w:r w:rsidR="003F0B57">
              <w:t>likelihood</w:t>
            </w:r>
            <w:r w:rsidR="00EC0CAB">
              <w:t xml:space="preserve"> </w:t>
            </w:r>
            <w:r w:rsidR="007747C5">
              <w:t xml:space="preserve">any issues become present </w:t>
            </w:r>
            <w:r w:rsidR="005D1631">
              <w:t xml:space="preserve">– it </w:t>
            </w:r>
            <w:r w:rsidR="007747C5">
              <w:t xml:space="preserve">can be addressed. </w:t>
            </w:r>
          </w:p>
        </w:tc>
      </w:tr>
      <w:tr w:rsidR="00DB54C5" w14:paraId="3C6769E4" w14:textId="77777777" w:rsidTr="006B7781">
        <w:tc>
          <w:tcPr>
            <w:tcW w:w="2268" w:type="dxa"/>
          </w:tcPr>
          <w:p w14:paraId="55593420" w14:textId="7FEC4164" w:rsidR="00DB54C5" w:rsidRDefault="00763588">
            <w:r>
              <w:t xml:space="preserve">Cost-Effectiveness </w:t>
            </w:r>
            <w:r w:rsidR="00DB54C5">
              <w:t xml:space="preserve"> </w:t>
            </w:r>
          </w:p>
        </w:tc>
        <w:tc>
          <w:tcPr>
            <w:tcW w:w="8212" w:type="dxa"/>
          </w:tcPr>
          <w:p w14:paraId="5A319D2B" w14:textId="5D9F3538" w:rsidR="00DB54C5" w:rsidRDefault="00B023E0">
            <w:r>
              <w:t xml:space="preserve">The new system is </w:t>
            </w:r>
            <w:r w:rsidR="00265EE9">
              <w:t xml:space="preserve">cost-effective in both implementation and </w:t>
            </w:r>
            <w:r w:rsidR="00D8671B">
              <w:t>maintenance</w:t>
            </w:r>
            <w:r w:rsidR="00265EE9">
              <w:t xml:space="preserve"> costs which will provide a high return on investment for the company. </w:t>
            </w:r>
          </w:p>
        </w:tc>
      </w:tr>
    </w:tbl>
    <w:p w14:paraId="0E60DB5B" w14:textId="77777777" w:rsidR="00DB54C5" w:rsidRDefault="00DB54C5" w:rsidP="006637A1"/>
    <w:tbl>
      <w:tblPr>
        <w:tblStyle w:val="TableGrid"/>
        <w:tblW w:w="0" w:type="auto"/>
        <w:tblLook w:val="04A0" w:firstRow="1" w:lastRow="0" w:firstColumn="1" w:lastColumn="0" w:noHBand="0" w:noVBand="1"/>
      </w:tblPr>
      <w:tblGrid>
        <w:gridCol w:w="2122"/>
        <w:gridCol w:w="6894"/>
      </w:tblGrid>
      <w:tr w:rsidR="006B7781" w:rsidRPr="00243568" w14:paraId="4EE485BC" w14:textId="77777777" w:rsidTr="00732DFD">
        <w:tc>
          <w:tcPr>
            <w:tcW w:w="9016" w:type="dxa"/>
            <w:gridSpan w:val="2"/>
          </w:tcPr>
          <w:p w14:paraId="5EFA99A0" w14:textId="222121B0" w:rsidR="006B7781" w:rsidRPr="00243568" w:rsidRDefault="006B7781">
            <w:pPr>
              <w:jc w:val="center"/>
              <w:rPr>
                <w:b/>
                <w:bCs/>
              </w:rPr>
            </w:pPr>
            <w:r>
              <w:rPr>
                <w:b/>
                <w:bCs/>
              </w:rPr>
              <w:t>Legal</w:t>
            </w:r>
            <w:r w:rsidRPr="00243568">
              <w:rPr>
                <w:b/>
                <w:bCs/>
              </w:rPr>
              <w:t xml:space="preserve"> Feasibility</w:t>
            </w:r>
          </w:p>
        </w:tc>
      </w:tr>
      <w:tr w:rsidR="006B7781" w14:paraId="5CB18E49" w14:textId="77777777" w:rsidTr="00732DFD">
        <w:tc>
          <w:tcPr>
            <w:tcW w:w="2122" w:type="dxa"/>
          </w:tcPr>
          <w:p w14:paraId="2FEB6BBE" w14:textId="77777777" w:rsidR="006B7781" w:rsidRDefault="006B7781">
            <w:r>
              <w:t>Factors</w:t>
            </w:r>
          </w:p>
        </w:tc>
        <w:tc>
          <w:tcPr>
            <w:tcW w:w="6894" w:type="dxa"/>
          </w:tcPr>
          <w:p w14:paraId="759127D2" w14:textId="77777777" w:rsidR="006B7781" w:rsidRDefault="006B7781">
            <w:r>
              <w:t>Description</w:t>
            </w:r>
          </w:p>
        </w:tc>
      </w:tr>
      <w:tr w:rsidR="006B7781" w14:paraId="70DD33AD" w14:textId="77777777" w:rsidTr="00732DFD">
        <w:tc>
          <w:tcPr>
            <w:tcW w:w="2122" w:type="dxa"/>
          </w:tcPr>
          <w:p w14:paraId="22AC6F0C" w14:textId="636D6DED" w:rsidR="006B7781" w:rsidRDefault="006B7781">
            <w:r>
              <w:t xml:space="preserve">Data Privacy and Protection  </w:t>
            </w:r>
          </w:p>
        </w:tc>
        <w:tc>
          <w:tcPr>
            <w:tcW w:w="6894" w:type="dxa"/>
          </w:tcPr>
          <w:p w14:paraId="4C2CE1BF" w14:textId="7E6AA3C2" w:rsidR="006B7781" w:rsidRDefault="00AD4E84">
            <w:r>
              <w:t xml:space="preserve">The new system will comply with the </w:t>
            </w:r>
            <w:r w:rsidR="00D9346B">
              <w:t xml:space="preserve">data protection and privacy laws of </w:t>
            </w:r>
            <w:r w:rsidR="005D1631">
              <w:t xml:space="preserve">all </w:t>
            </w:r>
            <w:r w:rsidR="00D9346B">
              <w:t>countr</w:t>
            </w:r>
            <w:r w:rsidR="005D1631">
              <w:t>ies that FlyDreamAir operates in</w:t>
            </w:r>
            <w:r w:rsidR="00D9346B">
              <w:t xml:space="preserve">. </w:t>
            </w:r>
          </w:p>
        </w:tc>
      </w:tr>
      <w:tr w:rsidR="006B7781" w14:paraId="5687F3EA" w14:textId="77777777" w:rsidTr="00732DFD">
        <w:tc>
          <w:tcPr>
            <w:tcW w:w="2122" w:type="dxa"/>
          </w:tcPr>
          <w:p w14:paraId="71146523" w14:textId="22769217" w:rsidR="006B7781" w:rsidRDefault="00212522">
            <w:r>
              <w:t>Compliance with Aviation Regulation</w:t>
            </w:r>
            <w:r w:rsidR="006B7781">
              <w:t xml:space="preserve">  </w:t>
            </w:r>
          </w:p>
        </w:tc>
        <w:tc>
          <w:tcPr>
            <w:tcW w:w="6894" w:type="dxa"/>
          </w:tcPr>
          <w:p w14:paraId="3678E222" w14:textId="18F70659" w:rsidR="006B7781" w:rsidRDefault="006B7781">
            <w:r>
              <w:t>The new system</w:t>
            </w:r>
            <w:r w:rsidR="00A27738">
              <w:t xml:space="preserve"> </w:t>
            </w:r>
            <w:r w:rsidR="007A0476">
              <w:t xml:space="preserve">complies with </w:t>
            </w:r>
            <w:r w:rsidR="005D1631">
              <w:t xml:space="preserve">all IATA </w:t>
            </w:r>
            <w:r w:rsidR="002A3080">
              <w:t xml:space="preserve">(International) </w:t>
            </w:r>
            <w:r w:rsidR="00E47B0A">
              <w:t xml:space="preserve">and CASA </w:t>
            </w:r>
            <w:r w:rsidR="002A3080">
              <w:t xml:space="preserve">(Australia) </w:t>
            </w:r>
            <w:r w:rsidR="005B0770">
              <w:t xml:space="preserve">aviation regulations such as </w:t>
            </w:r>
            <w:r w:rsidR="004302B3">
              <w:t xml:space="preserve">managing passenger data, baggage handling, and cargo management. </w:t>
            </w:r>
            <w:r>
              <w:t xml:space="preserve"> </w:t>
            </w:r>
          </w:p>
        </w:tc>
      </w:tr>
      <w:tr w:rsidR="006B7781" w14:paraId="7C293EDC" w14:textId="77777777" w:rsidTr="00732DFD">
        <w:tc>
          <w:tcPr>
            <w:tcW w:w="2122" w:type="dxa"/>
          </w:tcPr>
          <w:p w14:paraId="38A52F60" w14:textId="3FE1BDB9" w:rsidR="006B7781" w:rsidRDefault="00212522">
            <w:r>
              <w:t>Intellectual Property Rights</w:t>
            </w:r>
          </w:p>
        </w:tc>
        <w:tc>
          <w:tcPr>
            <w:tcW w:w="6894" w:type="dxa"/>
          </w:tcPr>
          <w:p w14:paraId="341747C6" w14:textId="16F1A34E" w:rsidR="006B7781" w:rsidRDefault="00656DA0">
            <w:r>
              <w:t xml:space="preserve">The new system does not </w:t>
            </w:r>
            <w:r w:rsidR="00FA4161">
              <w:t xml:space="preserve">conflict </w:t>
            </w:r>
            <w:r w:rsidR="004B632E">
              <w:t xml:space="preserve">with any third-party intellectual property rights such as software, tools, or technologies. </w:t>
            </w:r>
          </w:p>
        </w:tc>
      </w:tr>
      <w:tr w:rsidR="00212522" w14:paraId="5A3DE6B2" w14:textId="77777777" w:rsidTr="00732DFD">
        <w:tc>
          <w:tcPr>
            <w:tcW w:w="2122" w:type="dxa"/>
          </w:tcPr>
          <w:p w14:paraId="4A41D42A" w14:textId="23F8CBF5" w:rsidR="00212522" w:rsidRDefault="00A26A24">
            <w:r>
              <w:t>Employment Laws</w:t>
            </w:r>
          </w:p>
        </w:tc>
        <w:tc>
          <w:tcPr>
            <w:tcW w:w="6894" w:type="dxa"/>
          </w:tcPr>
          <w:p w14:paraId="5A751F48" w14:textId="31533AE7" w:rsidR="00212522" w:rsidRDefault="00243F0C">
            <w:r>
              <w:t xml:space="preserve">The new system </w:t>
            </w:r>
            <w:r w:rsidR="001C65B0">
              <w:t xml:space="preserve">adheres to necessary employment laws and procedures in terms of adequate training and protocols to maintain the safety of employees. </w:t>
            </w:r>
          </w:p>
        </w:tc>
      </w:tr>
    </w:tbl>
    <w:p w14:paraId="0FFE7DC8" w14:textId="53261C5C" w:rsidR="000A4D55" w:rsidRDefault="00BE5907" w:rsidP="006D6963">
      <w:pPr>
        <w:rPr>
          <w:lang w:val="en-US"/>
        </w:rPr>
      </w:pPr>
      <w:r>
        <w:rPr>
          <w:lang w:val="en-US"/>
        </w:rPr>
        <w:tab/>
      </w:r>
      <w:r>
        <w:rPr>
          <w:lang w:val="en-US"/>
        </w:rPr>
        <w:tab/>
      </w:r>
      <w:r>
        <w:rPr>
          <w:lang w:val="en-US"/>
        </w:rPr>
        <w:tab/>
      </w:r>
    </w:p>
    <w:p w14:paraId="034D69DD" w14:textId="5A58ADBA" w:rsidR="000A4D55" w:rsidRDefault="000A4D55" w:rsidP="00AB52E5">
      <w:pPr>
        <w:pStyle w:val="Heading2"/>
        <w:rPr>
          <w:lang w:val="en-US"/>
        </w:rPr>
      </w:pPr>
    </w:p>
    <w:p w14:paraId="5D410717" w14:textId="5A58ADBA" w:rsidR="000A4D55" w:rsidRDefault="000A4D55" w:rsidP="00AB52E5">
      <w:pPr>
        <w:pStyle w:val="Heading2"/>
        <w:rPr>
          <w:lang w:val="en-US"/>
        </w:rPr>
      </w:pPr>
    </w:p>
    <w:p w14:paraId="50D74FEF" w14:textId="5A58ADBA" w:rsidR="000A4D55" w:rsidRDefault="000A4D55" w:rsidP="00AB52E5">
      <w:pPr>
        <w:pStyle w:val="Heading2"/>
        <w:rPr>
          <w:lang w:val="en-US"/>
        </w:rPr>
      </w:pPr>
    </w:p>
    <w:p w14:paraId="1824A9C1" w14:textId="5A58ADBA" w:rsidR="000A4D55" w:rsidRDefault="000A4D55" w:rsidP="00AB52E5">
      <w:pPr>
        <w:pStyle w:val="Heading2"/>
        <w:rPr>
          <w:lang w:val="en-US"/>
        </w:rPr>
      </w:pPr>
    </w:p>
    <w:p w14:paraId="468342D5" w14:textId="5A58ADBA" w:rsidR="000A4D55" w:rsidRDefault="000A4D55" w:rsidP="00AB52E5">
      <w:pPr>
        <w:pStyle w:val="Heading2"/>
        <w:rPr>
          <w:lang w:val="en-US"/>
        </w:rPr>
      </w:pPr>
    </w:p>
    <w:p w14:paraId="55BEDA06" w14:textId="77777777" w:rsidR="004A7C8D" w:rsidRDefault="004A7C8D" w:rsidP="00AB52E5">
      <w:pPr>
        <w:pStyle w:val="Heading2"/>
        <w:rPr>
          <w:lang w:val="en-US"/>
        </w:rPr>
      </w:pPr>
    </w:p>
    <w:p w14:paraId="5A3A9145" w14:textId="77777777" w:rsidR="004A7C8D" w:rsidRDefault="004A7C8D" w:rsidP="00AB52E5">
      <w:pPr>
        <w:pStyle w:val="Heading2"/>
        <w:rPr>
          <w:lang w:val="en-US"/>
        </w:rPr>
      </w:pPr>
    </w:p>
    <w:p w14:paraId="2AA79DB8" w14:textId="77777777" w:rsidR="004A7C8D" w:rsidRDefault="004A7C8D" w:rsidP="00AB52E5">
      <w:pPr>
        <w:pStyle w:val="Heading2"/>
        <w:rPr>
          <w:lang w:val="en-US"/>
        </w:rPr>
      </w:pPr>
    </w:p>
    <w:p w14:paraId="54D2553E" w14:textId="77777777" w:rsidR="004A7C8D" w:rsidRDefault="004A7C8D" w:rsidP="00AB52E5">
      <w:pPr>
        <w:pStyle w:val="Heading2"/>
        <w:rPr>
          <w:lang w:val="en-US"/>
        </w:rPr>
      </w:pPr>
    </w:p>
    <w:p w14:paraId="08A2CF9E" w14:textId="77777777" w:rsidR="004A7C8D" w:rsidRDefault="004A7C8D" w:rsidP="00AB52E5">
      <w:pPr>
        <w:pStyle w:val="Heading2"/>
        <w:rPr>
          <w:lang w:val="en-US"/>
        </w:rPr>
      </w:pPr>
    </w:p>
    <w:p w14:paraId="4724E2E1" w14:textId="77777777" w:rsidR="004A7C8D" w:rsidRDefault="004A7C8D" w:rsidP="00AB52E5">
      <w:pPr>
        <w:pStyle w:val="Heading2"/>
        <w:rPr>
          <w:lang w:val="en-US"/>
        </w:rPr>
      </w:pPr>
    </w:p>
    <w:p w14:paraId="1729F80C" w14:textId="77777777" w:rsidR="004A7C8D" w:rsidRDefault="004A7C8D" w:rsidP="00AB52E5">
      <w:pPr>
        <w:pStyle w:val="Heading2"/>
        <w:rPr>
          <w:lang w:val="en-US"/>
        </w:rPr>
      </w:pPr>
    </w:p>
    <w:p w14:paraId="4BD22D58" w14:textId="77777777" w:rsidR="004A7C8D" w:rsidRDefault="004A7C8D" w:rsidP="00AB52E5">
      <w:pPr>
        <w:pStyle w:val="Heading2"/>
        <w:rPr>
          <w:lang w:val="en-US"/>
        </w:rPr>
      </w:pPr>
    </w:p>
    <w:p w14:paraId="161BBD8C" w14:textId="77777777" w:rsidR="004A7C8D" w:rsidRDefault="004A7C8D" w:rsidP="00AB52E5">
      <w:pPr>
        <w:pStyle w:val="Heading2"/>
        <w:rPr>
          <w:lang w:val="en-US"/>
        </w:rPr>
      </w:pPr>
    </w:p>
    <w:p w14:paraId="52712DC5" w14:textId="77777777" w:rsidR="004A7C8D" w:rsidRDefault="004A7C8D" w:rsidP="00AB52E5">
      <w:pPr>
        <w:pStyle w:val="Heading2"/>
        <w:rPr>
          <w:lang w:val="en-US"/>
        </w:rPr>
      </w:pPr>
    </w:p>
    <w:p w14:paraId="234DD5D0" w14:textId="77777777" w:rsidR="004A7C8D" w:rsidRDefault="004A7C8D" w:rsidP="00AB52E5">
      <w:pPr>
        <w:pStyle w:val="Heading2"/>
        <w:rPr>
          <w:lang w:val="en-US"/>
        </w:rPr>
      </w:pPr>
    </w:p>
    <w:p w14:paraId="18BFF6ED" w14:textId="77777777" w:rsidR="004A7C8D" w:rsidRDefault="004A7C8D" w:rsidP="00AB52E5">
      <w:pPr>
        <w:pStyle w:val="Heading2"/>
        <w:rPr>
          <w:lang w:val="en-US"/>
        </w:rPr>
      </w:pPr>
    </w:p>
    <w:p w14:paraId="5599F4E6" w14:textId="77777777" w:rsidR="004A7C8D" w:rsidRDefault="004A7C8D" w:rsidP="00AB52E5">
      <w:pPr>
        <w:pStyle w:val="Heading2"/>
        <w:rPr>
          <w:lang w:val="en-US"/>
        </w:rPr>
      </w:pPr>
    </w:p>
    <w:p w14:paraId="70508794" w14:textId="77777777" w:rsidR="004A7C8D" w:rsidRDefault="004A7C8D" w:rsidP="00AB52E5">
      <w:pPr>
        <w:pStyle w:val="Heading2"/>
        <w:rPr>
          <w:lang w:val="en-US"/>
        </w:rPr>
      </w:pPr>
    </w:p>
    <w:p w14:paraId="0B52D66E" w14:textId="77777777" w:rsidR="004A7C8D" w:rsidRDefault="004A7C8D" w:rsidP="00AB52E5">
      <w:pPr>
        <w:pStyle w:val="Heading2"/>
        <w:rPr>
          <w:lang w:val="en-US"/>
        </w:rPr>
      </w:pPr>
    </w:p>
    <w:p w14:paraId="4A5151AA" w14:textId="77777777" w:rsidR="00DF2ECA" w:rsidRDefault="00DF2ECA" w:rsidP="00AB52E5">
      <w:pPr>
        <w:pStyle w:val="Heading2"/>
        <w:rPr>
          <w:lang w:val="en-US"/>
        </w:rPr>
      </w:pPr>
    </w:p>
    <w:p w14:paraId="7797BB51" w14:textId="77777777" w:rsidR="00DF2ECA" w:rsidRDefault="00DF2ECA" w:rsidP="00AB52E5">
      <w:pPr>
        <w:pStyle w:val="Heading2"/>
        <w:rPr>
          <w:lang w:val="en-US"/>
        </w:rPr>
      </w:pPr>
    </w:p>
    <w:p w14:paraId="1AA18A97" w14:textId="77777777" w:rsidR="00DF2ECA" w:rsidRDefault="00DF2ECA" w:rsidP="00AB52E5">
      <w:pPr>
        <w:pStyle w:val="Heading2"/>
        <w:rPr>
          <w:lang w:val="en-US"/>
        </w:rPr>
      </w:pPr>
    </w:p>
    <w:p w14:paraId="5A4BE7F3" w14:textId="77777777" w:rsidR="00F412F4" w:rsidRDefault="00F412F4" w:rsidP="00AB52E5">
      <w:pPr>
        <w:pStyle w:val="Heading2"/>
        <w:rPr>
          <w:lang w:val="en-US"/>
        </w:rPr>
      </w:pPr>
    </w:p>
    <w:p w14:paraId="3FF7E077" w14:textId="211462FC" w:rsidR="00D0397E" w:rsidRPr="00AB52E5" w:rsidRDefault="00D0397E" w:rsidP="00AB52E5">
      <w:pPr>
        <w:pStyle w:val="Heading2"/>
        <w:rPr>
          <w:lang w:val="en-US"/>
        </w:rPr>
      </w:pPr>
      <w:bookmarkStart w:id="7" w:name="_Toc442053525"/>
      <w:r w:rsidRPr="27057074">
        <w:rPr>
          <w:lang w:val="en-US"/>
        </w:rPr>
        <w:t>SWOT analysis</w:t>
      </w:r>
      <w:bookmarkEnd w:id="7"/>
    </w:p>
    <w:p w14:paraId="236B03FB" w14:textId="77777777" w:rsidR="00D0397E" w:rsidRDefault="00D0397E" w:rsidP="00D0397E"/>
    <w:p w14:paraId="5B848A5A" w14:textId="5F3B2C03" w:rsidR="00D0397E" w:rsidRDefault="00D0397E" w:rsidP="00D0397E">
      <w:r>
        <w:t xml:space="preserve">A Strengths, Weaknesses, Opportunities and Threats </w:t>
      </w:r>
      <w:r w:rsidR="00527367">
        <w:t xml:space="preserve">(SWOT) </w:t>
      </w:r>
      <w:r>
        <w:t>analysis was undertaken on the current situations regarding lounge bookings for FlyDreamAir.</w:t>
      </w:r>
    </w:p>
    <w:p w14:paraId="3E0077E0" w14:textId="77777777" w:rsidR="00364830" w:rsidRDefault="00364830" w:rsidP="00D0397E"/>
    <w:tbl>
      <w:tblPr>
        <w:tblStyle w:val="TableGrid"/>
        <w:tblW w:w="0" w:type="auto"/>
        <w:tblLook w:val="04A0" w:firstRow="1" w:lastRow="0" w:firstColumn="1" w:lastColumn="0" w:noHBand="0" w:noVBand="1"/>
      </w:tblPr>
      <w:tblGrid>
        <w:gridCol w:w="4508"/>
        <w:gridCol w:w="4508"/>
      </w:tblGrid>
      <w:tr w:rsidR="00364830" w14:paraId="5708B9AB" w14:textId="77777777" w:rsidTr="0000556E">
        <w:tc>
          <w:tcPr>
            <w:tcW w:w="4508" w:type="dxa"/>
            <w:tcBorders>
              <w:top w:val="nil"/>
              <w:left w:val="nil"/>
              <w:bottom w:val="single" w:sz="4" w:space="0" w:color="auto"/>
            </w:tcBorders>
          </w:tcPr>
          <w:p w14:paraId="3161C903" w14:textId="765BA204" w:rsidR="00364830" w:rsidRPr="00364830" w:rsidRDefault="00364830" w:rsidP="00364830">
            <w:pPr>
              <w:jc w:val="center"/>
              <w:rPr>
                <w:b/>
                <w:bCs/>
              </w:rPr>
            </w:pPr>
            <w:r w:rsidRPr="00364830">
              <w:rPr>
                <w:b/>
                <w:bCs/>
              </w:rPr>
              <w:t>Strengths</w:t>
            </w:r>
          </w:p>
        </w:tc>
        <w:tc>
          <w:tcPr>
            <w:tcW w:w="4508" w:type="dxa"/>
            <w:tcBorders>
              <w:top w:val="nil"/>
              <w:bottom w:val="single" w:sz="4" w:space="0" w:color="auto"/>
              <w:right w:val="nil"/>
            </w:tcBorders>
          </w:tcPr>
          <w:p w14:paraId="0F6955AE" w14:textId="0BD9BB90" w:rsidR="00364830" w:rsidRPr="00364830" w:rsidRDefault="00364830" w:rsidP="00364830">
            <w:pPr>
              <w:jc w:val="center"/>
              <w:rPr>
                <w:b/>
                <w:bCs/>
              </w:rPr>
            </w:pPr>
            <w:r>
              <w:rPr>
                <w:b/>
                <w:bCs/>
              </w:rPr>
              <w:t>Weakness</w:t>
            </w:r>
          </w:p>
        </w:tc>
      </w:tr>
      <w:tr w:rsidR="00364830" w14:paraId="59F532B3" w14:textId="77777777" w:rsidTr="00156AFF">
        <w:tc>
          <w:tcPr>
            <w:tcW w:w="4508" w:type="dxa"/>
            <w:tcBorders>
              <w:top w:val="single" w:sz="4" w:space="0" w:color="auto"/>
              <w:left w:val="nil"/>
              <w:bottom w:val="nil"/>
              <w:right w:val="single" w:sz="4" w:space="0" w:color="auto"/>
            </w:tcBorders>
          </w:tcPr>
          <w:p w14:paraId="09CDE7C3" w14:textId="77777777" w:rsidR="004034DC" w:rsidRDefault="004034DC" w:rsidP="004034DC">
            <w:pPr>
              <w:pStyle w:val="ListParagraph"/>
              <w:numPr>
                <w:ilvl w:val="0"/>
                <w:numId w:val="4"/>
              </w:numPr>
            </w:pPr>
            <w:r>
              <w:t xml:space="preserve">The quality of the existing lounges is rated good or above for all 15 domestic lounges. </w:t>
            </w:r>
          </w:p>
          <w:p w14:paraId="3B40CF00" w14:textId="77777777" w:rsidR="004034DC" w:rsidRDefault="004034DC" w:rsidP="004034DC">
            <w:pPr>
              <w:pStyle w:val="ListParagraph"/>
              <w:numPr>
                <w:ilvl w:val="0"/>
                <w:numId w:val="4"/>
              </w:numPr>
            </w:pPr>
            <w:r>
              <w:t xml:space="preserve">The quality of the 12 international lounges is also rated good, however a little below the level of many of the larger carriers. </w:t>
            </w:r>
          </w:p>
          <w:p w14:paraId="4051FE74" w14:textId="77777777" w:rsidR="004034DC" w:rsidRDefault="004034DC" w:rsidP="004034DC">
            <w:pPr>
              <w:pStyle w:val="ListParagraph"/>
              <w:numPr>
                <w:ilvl w:val="0"/>
                <w:numId w:val="4"/>
              </w:numPr>
            </w:pPr>
            <w:r>
              <w:t>The locations of the lounges is convenient in nearly every case.</w:t>
            </w:r>
          </w:p>
          <w:p w14:paraId="7451D9D0" w14:textId="77777777" w:rsidR="001C5353" w:rsidRDefault="004034DC" w:rsidP="001C5353">
            <w:pPr>
              <w:pStyle w:val="ListParagraph"/>
              <w:numPr>
                <w:ilvl w:val="0"/>
                <w:numId w:val="4"/>
              </w:numPr>
            </w:pPr>
            <w:r>
              <w:t>Customers are familiar with the current booking system</w:t>
            </w:r>
            <w:r w:rsidR="001C5353" w:rsidRPr="001C5353">
              <w:t xml:space="preserve"> </w:t>
            </w:r>
          </w:p>
          <w:p w14:paraId="3CC09B76" w14:textId="77777777" w:rsidR="00051078" w:rsidRDefault="001C5353" w:rsidP="001C5353">
            <w:pPr>
              <w:pStyle w:val="ListParagraph"/>
              <w:numPr>
                <w:ilvl w:val="0"/>
                <w:numId w:val="4"/>
              </w:numPr>
            </w:pPr>
            <w:r w:rsidRPr="001C5353">
              <w:t xml:space="preserve">FlyDreamAir has a strong reputation in the aviation industry for its reliability and on-time performance. </w:t>
            </w:r>
          </w:p>
          <w:p w14:paraId="395731EA" w14:textId="77777777" w:rsidR="009A3ECC" w:rsidRDefault="001C5353" w:rsidP="001C5353">
            <w:pPr>
              <w:pStyle w:val="ListParagraph"/>
              <w:numPr>
                <w:ilvl w:val="0"/>
                <w:numId w:val="4"/>
              </w:numPr>
            </w:pPr>
            <w:r w:rsidRPr="001C5353">
              <w:t>The existing lounges offer a variety of amenities and facilities, such as comfortable seating areas, Wi-Fi access, and refreshment</w:t>
            </w:r>
            <w:r w:rsidR="00051078">
              <w:t>s</w:t>
            </w:r>
            <w:r w:rsidRPr="001C5353">
              <w:t xml:space="preserve">. </w:t>
            </w:r>
          </w:p>
          <w:p w14:paraId="65B72E99" w14:textId="4293C0C6" w:rsidR="00580AD9" w:rsidRDefault="001C5353" w:rsidP="001C5353">
            <w:pPr>
              <w:pStyle w:val="ListParagraph"/>
              <w:numPr>
                <w:ilvl w:val="0"/>
                <w:numId w:val="4"/>
              </w:numPr>
            </w:pPr>
            <w:r w:rsidRPr="001C5353">
              <w:t>The airline's brand image is associated with luxury and premium travel experiences, enhancing the appeal of its lounges.</w:t>
            </w:r>
          </w:p>
          <w:p w14:paraId="04C7BD93" w14:textId="77777777" w:rsidR="00364830" w:rsidRDefault="00364830" w:rsidP="00D0397E"/>
        </w:tc>
        <w:tc>
          <w:tcPr>
            <w:tcW w:w="4508" w:type="dxa"/>
            <w:tcBorders>
              <w:left w:val="single" w:sz="4" w:space="0" w:color="auto"/>
              <w:bottom w:val="nil"/>
              <w:right w:val="nil"/>
            </w:tcBorders>
          </w:tcPr>
          <w:p w14:paraId="6583F00F" w14:textId="77777777" w:rsidR="000C3EEB" w:rsidRPr="00CE5A57" w:rsidRDefault="000C3EEB" w:rsidP="000C3EEB">
            <w:pPr>
              <w:pStyle w:val="ListParagraph"/>
              <w:numPr>
                <w:ilvl w:val="0"/>
                <w:numId w:val="5"/>
              </w:numPr>
              <w:rPr>
                <w:b/>
                <w:bCs/>
              </w:rPr>
            </w:pPr>
            <w:r>
              <w:t>The interface is now archaic, resembling old Windows 2000 and XP7 interfaces.</w:t>
            </w:r>
          </w:p>
          <w:p w14:paraId="119D5D4C" w14:textId="77777777" w:rsidR="000C3EEB" w:rsidRPr="000B4DCF" w:rsidRDefault="000C3EEB" w:rsidP="000C3EEB">
            <w:pPr>
              <w:pStyle w:val="ListParagraph"/>
              <w:numPr>
                <w:ilvl w:val="0"/>
                <w:numId w:val="5"/>
              </w:numPr>
              <w:rPr>
                <w:b/>
                <w:bCs/>
              </w:rPr>
            </w:pPr>
            <w:r>
              <w:t>It is a difficult system for staff, particularly new staff to use.</w:t>
            </w:r>
          </w:p>
          <w:p w14:paraId="5D10EB06" w14:textId="77777777" w:rsidR="000C3EEB" w:rsidRPr="008C7613" w:rsidRDefault="000C3EEB" w:rsidP="000C3EEB">
            <w:pPr>
              <w:pStyle w:val="ListParagraph"/>
              <w:numPr>
                <w:ilvl w:val="0"/>
                <w:numId w:val="5"/>
              </w:numPr>
              <w:rPr>
                <w:b/>
                <w:bCs/>
              </w:rPr>
            </w:pPr>
            <w:r>
              <w:t>The number of people accessing the system can overload it, and makes for a very long refresh time.</w:t>
            </w:r>
          </w:p>
          <w:p w14:paraId="6D152AC8" w14:textId="77777777" w:rsidR="000C3EEB" w:rsidRPr="00AF5D64" w:rsidRDefault="000C3EEB" w:rsidP="000C3EEB">
            <w:pPr>
              <w:pStyle w:val="ListParagraph"/>
              <w:numPr>
                <w:ilvl w:val="0"/>
                <w:numId w:val="5"/>
              </w:numPr>
              <w:rPr>
                <w:b/>
                <w:bCs/>
              </w:rPr>
            </w:pPr>
            <w:r>
              <w:t>It can cause double bookings at periods of high use.</w:t>
            </w:r>
          </w:p>
          <w:p w14:paraId="6017202F" w14:textId="77777777" w:rsidR="000C3EEB" w:rsidRPr="008C7613" w:rsidRDefault="000C3EEB" w:rsidP="000C3EEB">
            <w:pPr>
              <w:pStyle w:val="ListParagraph"/>
              <w:numPr>
                <w:ilvl w:val="0"/>
                <w:numId w:val="5"/>
              </w:numPr>
              <w:rPr>
                <w:b/>
                <w:bCs/>
              </w:rPr>
            </w:pPr>
            <w:r>
              <w:t>The system has been updated in bits and pieces over the last 24 years, and the patches are being harder to accurately track. The developers have all long since moved on.</w:t>
            </w:r>
          </w:p>
          <w:p w14:paraId="7DC06BD1" w14:textId="77777777" w:rsidR="00364830" w:rsidRDefault="00364830" w:rsidP="00D0397E"/>
        </w:tc>
      </w:tr>
      <w:tr w:rsidR="00364830" w14:paraId="75CE8D80" w14:textId="77777777" w:rsidTr="00156AFF">
        <w:tc>
          <w:tcPr>
            <w:tcW w:w="4508" w:type="dxa"/>
            <w:tcBorders>
              <w:top w:val="nil"/>
              <w:left w:val="nil"/>
              <w:bottom w:val="single" w:sz="4" w:space="0" w:color="auto"/>
              <w:right w:val="single" w:sz="4" w:space="0" w:color="auto"/>
            </w:tcBorders>
          </w:tcPr>
          <w:p w14:paraId="2EA6EDF2" w14:textId="3C9CC9E7" w:rsidR="00364830" w:rsidRPr="00364830" w:rsidRDefault="00364830" w:rsidP="00364830">
            <w:pPr>
              <w:jc w:val="center"/>
              <w:rPr>
                <w:b/>
                <w:bCs/>
              </w:rPr>
            </w:pPr>
            <w:r>
              <w:rPr>
                <w:b/>
                <w:bCs/>
              </w:rPr>
              <w:t xml:space="preserve">Opportunities </w:t>
            </w:r>
          </w:p>
        </w:tc>
        <w:tc>
          <w:tcPr>
            <w:tcW w:w="4508" w:type="dxa"/>
            <w:tcBorders>
              <w:top w:val="nil"/>
              <w:left w:val="single" w:sz="4" w:space="0" w:color="auto"/>
              <w:bottom w:val="single" w:sz="4" w:space="0" w:color="auto"/>
              <w:right w:val="nil"/>
            </w:tcBorders>
          </w:tcPr>
          <w:p w14:paraId="55032C7D" w14:textId="14CA272E" w:rsidR="00364830" w:rsidRPr="00364830" w:rsidRDefault="00364830" w:rsidP="00364830">
            <w:pPr>
              <w:jc w:val="center"/>
              <w:rPr>
                <w:b/>
                <w:bCs/>
              </w:rPr>
            </w:pPr>
            <w:r>
              <w:rPr>
                <w:b/>
                <w:bCs/>
              </w:rPr>
              <w:t>Threats</w:t>
            </w:r>
          </w:p>
        </w:tc>
      </w:tr>
      <w:tr w:rsidR="00364830" w14:paraId="178867B7" w14:textId="77777777" w:rsidTr="00156AFF">
        <w:tc>
          <w:tcPr>
            <w:tcW w:w="4508" w:type="dxa"/>
            <w:tcBorders>
              <w:left w:val="nil"/>
              <w:bottom w:val="nil"/>
            </w:tcBorders>
          </w:tcPr>
          <w:p w14:paraId="6D6C4F35" w14:textId="77777777" w:rsidR="005E7544" w:rsidRDefault="00CB721E" w:rsidP="00CB721E">
            <w:pPr>
              <w:pStyle w:val="ListParagraph"/>
              <w:numPr>
                <w:ilvl w:val="0"/>
                <w:numId w:val="28"/>
              </w:numPr>
            </w:pPr>
            <w:r w:rsidRPr="00CB721E">
              <w:t xml:space="preserve">The implementation of a state-of-the-art IT system in 2023 presents an opportunity for FlyDreamAir to gain a competitive advantage in the market. </w:t>
            </w:r>
          </w:p>
          <w:p w14:paraId="5DE5B95F" w14:textId="51055B16" w:rsidR="005E7544" w:rsidRDefault="00CB721E" w:rsidP="00CB721E">
            <w:pPr>
              <w:pStyle w:val="ListParagraph"/>
              <w:numPr>
                <w:ilvl w:val="0"/>
                <w:numId w:val="28"/>
              </w:numPr>
            </w:pPr>
            <w:r w:rsidRPr="00CB721E">
              <w:t xml:space="preserve">FlyDreamAir's competitors have not yet announced plans to upgrade their lounge management systems, giving the airline a first-mover advantage.  </w:t>
            </w:r>
          </w:p>
          <w:p w14:paraId="0B43F160" w14:textId="488F97BD" w:rsidR="00691511" w:rsidRDefault="00CB721E" w:rsidP="00CB721E">
            <w:pPr>
              <w:pStyle w:val="ListParagraph"/>
              <w:numPr>
                <w:ilvl w:val="0"/>
                <w:numId w:val="28"/>
              </w:numPr>
            </w:pPr>
            <w:r w:rsidRPr="00CB721E">
              <w:t xml:space="preserve">The new system's compatibility with the latest software and technology opens up opportunities for seamless integration with other digital platforms and services. </w:t>
            </w:r>
          </w:p>
          <w:p w14:paraId="2D2F7AFB" w14:textId="77777777" w:rsidR="00691511" w:rsidRDefault="00CB721E" w:rsidP="00CB721E">
            <w:pPr>
              <w:pStyle w:val="ListParagraph"/>
              <w:numPr>
                <w:ilvl w:val="0"/>
                <w:numId w:val="28"/>
              </w:numPr>
            </w:pPr>
            <w:r w:rsidRPr="00CB721E">
              <w:t xml:space="preserve">Integrating the new system with FlyDreamAir's rewards program can enhance the overall user experience, providing customers with added benefits and incentives for utilizing the lounges. </w:t>
            </w:r>
          </w:p>
          <w:p w14:paraId="10175C64" w14:textId="72A59B03" w:rsidR="00364830" w:rsidRDefault="00CB721E" w:rsidP="00CB721E">
            <w:pPr>
              <w:pStyle w:val="ListParagraph"/>
              <w:numPr>
                <w:ilvl w:val="0"/>
                <w:numId w:val="28"/>
              </w:numPr>
            </w:pPr>
            <w:r w:rsidRPr="00CB721E">
              <w:t>The new system can support future growth and expansion plans, accommodating an increasing number of lounges and customers as FlyDreamAir continues to expand its network.</w:t>
            </w:r>
          </w:p>
        </w:tc>
        <w:tc>
          <w:tcPr>
            <w:tcW w:w="4508" w:type="dxa"/>
            <w:tcBorders>
              <w:bottom w:val="nil"/>
              <w:right w:val="nil"/>
            </w:tcBorders>
          </w:tcPr>
          <w:p w14:paraId="6EFAC26E" w14:textId="77777777" w:rsidR="00633643" w:rsidRDefault="00633643" w:rsidP="00633643">
            <w:pPr>
              <w:pStyle w:val="ListParagraph"/>
              <w:numPr>
                <w:ilvl w:val="0"/>
                <w:numId w:val="6"/>
              </w:numPr>
            </w:pPr>
            <w:r>
              <w:t>The premium airline competitors have recently released advanced new features, like custom games for kids while in the lounge and in flight.</w:t>
            </w:r>
          </w:p>
          <w:p w14:paraId="2501F33E" w14:textId="77777777" w:rsidR="00633643" w:rsidRDefault="00633643" w:rsidP="00633643">
            <w:pPr>
              <w:pStyle w:val="ListParagraph"/>
              <w:numPr>
                <w:ilvl w:val="0"/>
                <w:numId w:val="6"/>
              </w:numPr>
            </w:pPr>
            <w:r>
              <w:t>Fewer and fewer people book on a computer, they use phones and tablets instead.</w:t>
            </w:r>
          </w:p>
          <w:p w14:paraId="56DD5FF9" w14:textId="77777777" w:rsidR="00633643" w:rsidRDefault="00633643" w:rsidP="00633643">
            <w:pPr>
              <w:pStyle w:val="ListParagraph"/>
              <w:numPr>
                <w:ilvl w:val="0"/>
                <w:numId w:val="6"/>
              </w:numPr>
            </w:pPr>
            <w:r>
              <w:t>Airline mergers mean smaller airlines, taken over by larger ones, have access to the larger airliners systems, such as lounge bookings.</w:t>
            </w:r>
          </w:p>
          <w:p w14:paraId="05B7B41E" w14:textId="77777777" w:rsidR="00633643" w:rsidRPr="008C7613" w:rsidRDefault="00633643" w:rsidP="00633643">
            <w:pPr>
              <w:pStyle w:val="ListParagraph"/>
              <w:numPr>
                <w:ilvl w:val="0"/>
                <w:numId w:val="6"/>
              </w:numPr>
            </w:pPr>
            <w:r>
              <w:t>The larger budgets of the main airlines mean they can produce additional upgrades more quickly, making our system seem even older.</w:t>
            </w:r>
          </w:p>
          <w:p w14:paraId="6B402997" w14:textId="28286B6E" w:rsidR="00364830" w:rsidRDefault="00633643" w:rsidP="00D0397E">
            <w:r>
              <w:t xml:space="preserve"> </w:t>
            </w:r>
          </w:p>
        </w:tc>
      </w:tr>
    </w:tbl>
    <w:p w14:paraId="6E125DD7" w14:textId="77777777" w:rsidR="00364830" w:rsidRDefault="00364830" w:rsidP="00D0397E">
      <w:pPr>
        <w:rPr>
          <w:ins w:id="8" w:author="Mitchel Olsen" w:date="2023-04-11T09:09:00Z"/>
        </w:rPr>
      </w:pPr>
    </w:p>
    <w:p w14:paraId="57796E82" w14:textId="0F6A03DC" w:rsidR="00335B06" w:rsidRDefault="00665F91" w:rsidP="00D0397E">
      <w:pPr>
        <w:rPr>
          <w:ins w:id="9" w:author="Mitchel Olsen" w:date="2023-04-11T09:09:00Z"/>
        </w:rPr>
      </w:pPr>
      <w:r w:rsidRPr="00665F91">
        <w:t>Based on the analysis presented above, it can be concluded that the implementation of the IT system is a feasible project.</w:t>
      </w:r>
      <w:r w:rsidR="005A4CF2">
        <w:t xml:space="preserve"> The </w:t>
      </w:r>
      <w:r w:rsidR="00B166EF">
        <w:t xml:space="preserve">analysis indicates that the new system would provide </w:t>
      </w:r>
      <w:r w:rsidR="003F5D06">
        <w:t>great benefits to FlyDreamAir. Benefits include</w:t>
      </w:r>
      <w:r w:rsidR="00A602CC">
        <w:t xml:space="preserve"> </w:t>
      </w:r>
      <w:r w:rsidR="00FD6FD2">
        <w:t xml:space="preserve">increased revenue, </w:t>
      </w:r>
      <w:r w:rsidR="00207128">
        <w:t xml:space="preserve">improved customer relationships, and </w:t>
      </w:r>
      <w:r w:rsidR="00645625">
        <w:t xml:space="preserve">enhanced productivity. Therefore, it is recommended </w:t>
      </w:r>
      <w:r w:rsidR="001F5514">
        <w:t xml:space="preserve">that the new system is implemented </w:t>
      </w:r>
      <w:r w:rsidR="00C71B09">
        <w:t xml:space="preserve">to enhance lounge booking services. </w:t>
      </w:r>
    </w:p>
    <w:p w14:paraId="71C48232" w14:textId="71EBC318" w:rsidR="00E21EB6" w:rsidRPr="00E21EB6" w:rsidRDefault="00E21EB6" w:rsidP="00E21EB6">
      <w:r>
        <w:br w:type="page"/>
      </w:r>
    </w:p>
    <w:p w14:paraId="1CF31E1B" w14:textId="211462FC" w:rsidR="00EC4133" w:rsidRPr="00AB52E5" w:rsidRDefault="00EC4133" w:rsidP="00AB52E5">
      <w:pPr>
        <w:pStyle w:val="Heading1"/>
        <w:rPr>
          <w:rStyle w:val="normaltextrun"/>
        </w:rPr>
      </w:pPr>
      <w:bookmarkStart w:id="10" w:name="_Toc2028814916"/>
      <w:r w:rsidRPr="00AB52E5">
        <w:rPr>
          <w:rStyle w:val="normaltextrun"/>
        </w:rPr>
        <w:t>Project Charter</w:t>
      </w:r>
      <w:bookmarkEnd w:id="10"/>
    </w:p>
    <w:p w14:paraId="37186A6A" w14:textId="77777777" w:rsidR="00EC4133" w:rsidRDefault="00EC4133" w:rsidP="00BE3B5B"/>
    <w:tbl>
      <w:tblPr>
        <w:tblStyle w:val="TableGrid"/>
        <w:tblW w:w="0" w:type="auto"/>
        <w:tblLook w:val="04A0" w:firstRow="1" w:lastRow="0" w:firstColumn="1" w:lastColumn="0" w:noHBand="0" w:noVBand="1"/>
      </w:tblPr>
      <w:tblGrid>
        <w:gridCol w:w="1965"/>
        <w:gridCol w:w="2288"/>
        <w:gridCol w:w="2013"/>
        <w:gridCol w:w="2760"/>
      </w:tblGrid>
      <w:tr w:rsidR="00FF4C3F" w14:paraId="3816A31B" w14:textId="77777777" w:rsidTr="00E536D6">
        <w:tc>
          <w:tcPr>
            <w:tcW w:w="9026" w:type="dxa"/>
            <w:gridSpan w:val="4"/>
            <w:tcBorders>
              <w:top w:val="nil"/>
              <w:left w:val="nil"/>
              <w:bottom w:val="nil"/>
              <w:right w:val="nil"/>
            </w:tcBorders>
          </w:tcPr>
          <w:p w14:paraId="56D4ADA6" w14:textId="653421D3" w:rsidR="00FF4C3F" w:rsidRPr="00523DCF" w:rsidRDefault="00165CEC" w:rsidP="00BE3B5B">
            <w:r>
              <w:rPr>
                <w:b/>
                <w:bCs/>
              </w:rPr>
              <w:t>Project Title:</w:t>
            </w:r>
            <w:r w:rsidR="00523DCF">
              <w:rPr>
                <w:b/>
                <w:bCs/>
              </w:rPr>
              <w:t xml:space="preserve"> </w:t>
            </w:r>
            <w:r w:rsidR="001E66A5" w:rsidRPr="00227705">
              <w:t>Air</w:t>
            </w:r>
            <w:r w:rsidR="00604CD4">
              <w:t>port</w:t>
            </w:r>
            <w:r w:rsidR="001E66A5" w:rsidRPr="00227705">
              <w:t xml:space="preserve"> Lo</w:t>
            </w:r>
            <w:r w:rsidR="00604CD4">
              <w:t>unge Management System</w:t>
            </w:r>
          </w:p>
        </w:tc>
      </w:tr>
      <w:tr w:rsidR="00184C67" w14:paraId="5390BE83" w14:textId="77777777" w:rsidTr="00E536D6">
        <w:tc>
          <w:tcPr>
            <w:tcW w:w="9026" w:type="dxa"/>
            <w:gridSpan w:val="4"/>
            <w:tcBorders>
              <w:top w:val="nil"/>
              <w:left w:val="nil"/>
              <w:bottom w:val="nil"/>
              <w:right w:val="nil"/>
            </w:tcBorders>
          </w:tcPr>
          <w:p w14:paraId="4C6180A3" w14:textId="6B683496" w:rsidR="00184C67" w:rsidRPr="009B61C2" w:rsidRDefault="00CA1A52" w:rsidP="00BE3B5B">
            <w:pPr>
              <w:rPr>
                <w:color w:val="FF0000"/>
              </w:rPr>
            </w:pPr>
            <w:r>
              <w:rPr>
                <w:b/>
                <w:bCs/>
              </w:rPr>
              <w:t>Date of Author</w:t>
            </w:r>
            <w:r w:rsidR="006053EB">
              <w:rPr>
                <w:b/>
                <w:bCs/>
              </w:rPr>
              <w:t>isation:</w:t>
            </w:r>
            <w:r w:rsidR="00227705">
              <w:rPr>
                <w:b/>
                <w:bCs/>
              </w:rPr>
              <w:t xml:space="preserve"> </w:t>
            </w:r>
            <w:r w:rsidR="0056572A" w:rsidRPr="0056572A">
              <w:t>26</w:t>
            </w:r>
            <w:r w:rsidR="0056572A" w:rsidRPr="0056572A">
              <w:rPr>
                <w:vertAlign w:val="superscript"/>
              </w:rPr>
              <w:t>th</w:t>
            </w:r>
            <w:r w:rsidR="0056572A" w:rsidRPr="0056572A">
              <w:t xml:space="preserve"> May (Fri), 2023</w:t>
            </w:r>
          </w:p>
        </w:tc>
      </w:tr>
      <w:tr w:rsidR="00FF4C3F" w14:paraId="541257D5" w14:textId="77777777" w:rsidTr="00FB6D0C">
        <w:tc>
          <w:tcPr>
            <w:tcW w:w="4253" w:type="dxa"/>
            <w:gridSpan w:val="2"/>
            <w:tcBorders>
              <w:top w:val="nil"/>
              <w:left w:val="nil"/>
              <w:bottom w:val="single" w:sz="4" w:space="0" w:color="auto"/>
              <w:right w:val="nil"/>
            </w:tcBorders>
          </w:tcPr>
          <w:p w14:paraId="72E98480" w14:textId="17B64512" w:rsidR="00FF4C3F" w:rsidRPr="009B61C2" w:rsidRDefault="006053EB" w:rsidP="00BE3B5B">
            <w:pPr>
              <w:rPr>
                <w:color w:val="FF0000"/>
              </w:rPr>
            </w:pPr>
            <w:r>
              <w:rPr>
                <w:b/>
                <w:bCs/>
              </w:rPr>
              <w:t xml:space="preserve">Project </w:t>
            </w:r>
            <w:r w:rsidR="00261F1C">
              <w:rPr>
                <w:b/>
                <w:bCs/>
              </w:rPr>
              <w:t xml:space="preserve">Start Date: </w:t>
            </w:r>
            <w:r w:rsidR="0035107C" w:rsidRPr="00EF2513">
              <w:t>29</w:t>
            </w:r>
            <w:r w:rsidR="0035107C" w:rsidRPr="00EF2513">
              <w:rPr>
                <w:vertAlign w:val="superscript"/>
              </w:rPr>
              <w:t>th</w:t>
            </w:r>
            <w:r w:rsidR="0035107C" w:rsidRPr="00EF2513">
              <w:t xml:space="preserve"> </w:t>
            </w:r>
            <w:r w:rsidR="00EF2513" w:rsidRPr="00EF2513">
              <w:t>May (Mon)</w:t>
            </w:r>
            <w:r w:rsidR="0056572A">
              <w:t>,2023</w:t>
            </w:r>
          </w:p>
        </w:tc>
        <w:tc>
          <w:tcPr>
            <w:tcW w:w="4773" w:type="dxa"/>
            <w:gridSpan w:val="2"/>
            <w:tcBorders>
              <w:top w:val="nil"/>
              <w:left w:val="nil"/>
              <w:bottom w:val="single" w:sz="4" w:space="0" w:color="auto"/>
              <w:right w:val="nil"/>
            </w:tcBorders>
          </w:tcPr>
          <w:p w14:paraId="038D0556" w14:textId="2A7F6BF3" w:rsidR="00FF4C3F" w:rsidRPr="00236A8E" w:rsidRDefault="00261F1C" w:rsidP="00BE3B5B">
            <w:pPr>
              <w:rPr>
                <w:color w:val="FF0000"/>
              </w:rPr>
            </w:pPr>
            <w:r>
              <w:rPr>
                <w:b/>
                <w:bCs/>
              </w:rPr>
              <w:t xml:space="preserve">Project finish Date: </w:t>
            </w:r>
            <w:r w:rsidR="00236A8E">
              <w:t>17</w:t>
            </w:r>
            <w:r w:rsidR="00236A8E" w:rsidRPr="00236A8E">
              <w:rPr>
                <w:vertAlign w:val="superscript"/>
              </w:rPr>
              <w:t>th</w:t>
            </w:r>
            <w:r w:rsidR="00236A8E">
              <w:t xml:space="preserve"> </w:t>
            </w:r>
            <w:r w:rsidR="00AC7269">
              <w:t xml:space="preserve">of </w:t>
            </w:r>
            <w:r w:rsidR="00E75505">
              <w:t>October</w:t>
            </w:r>
            <w:r w:rsidR="00CC44C9">
              <w:t xml:space="preserve"> </w:t>
            </w:r>
          </w:p>
        </w:tc>
      </w:tr>
      <w:tr w:rsidR="00DB6D01" w14:paraId="3D069735" w14:textId="77777777" w:rsidTr="00E536D6">
        <w:tc>
          <w:tcPr>
            <w:tcW w:w="9026" w:type="dxa"/>
            <w:gridSpan w:val="4"/>
            <w:tcBorders>
              <w:top w:val="single" w:sz="4" w:space="0" w:color="auto"/>
              <w:left w:val="nil"/>
              <w:bottom w:val="single" w:sz="4" w:space="0" w:color="auto"/>
              <w:right w:val="nil"/>
            </w:tcBorders>
          </w:tcPr>
          <w:p w14:paraId="50DF2663" w14:textId="77777777" w:rsidR="00DB6D01" w:rsidRDefault="00DB6D01" w:rsidP="00BE3B5B">
            <w:pPr>
              <w:rPr>
                <w:b/>
                <w:bCs/>
              </w:rPr>
            </w:pPr>
            <w:r>
              <w:rPr>
                <w:b/>
                <w:bCs/>
              </w:rPr>
              <w:t>Key Sc</w:t>
            </w:r>
            <w:r w:rsidR="00822CC2">
              <w:rPr>
                <w:b/>
                <w:bCs/>
              </w:rPr>
              <w:t>hedule Milestones</w:t>
            </w:r>
            <w:r w:rsidR="00D6136D">
              <w:rPr>
                <w:b/>
                <w:bCs/>
              </w:rPr>
              <w:t>:</w:t>
            </w:r>
          </w:p>
          <w:p w14:paraId="5CCC5D5F" w14:textId="12E1C4C9" w:rsidR="001C12D4" w:rsidRPr="001B5A55" w:rsidRDefault="001A0D61" w:rsidP="001B5A55">
            <w:pPr>
              <w:pStyle w:val="ListParagraph"/>
              <w:numPr>
                <w:ilvl w:val="0"/>
                <w:numId w:val="8"/>
              </w:numPr>
              <w:rPr>
                <w:b/>
                <w:bCs/>
              </w:rPr>
            </w:pPr>
            <w:r>
              <w:t>Require</w:t>
            </w:r>
            <w:r w:rsidR="00FA6C11">
              <w:t>ment</w:t>
            </w:r>
            <w:r w:rsidR="002D571C">
              <w:t>s gatherin</w:t>
            </w:r>
            <w:r w:rsidR="00406601">
              <w:t xml:space="preserve">g </w:t>
            </w:r>
            <w:r w:rsidR="00DC6920">
              <w:t>completed</w:t>
            </w:r>
            <w:r w:rsidR="002D571C">
              <w:t xml:space="preserve"> </w:t>
            </w:r>
            <w:r w:rsidR="00967EEF">
              <w:t>by</w:t>
            </w:r>
            <w:r w:rsidR="00DC6920">
              <w:t xml:space="preserve"> </w:t>
            </w:r>
            <w:r w:rsidR="00C56E43">
              <w:t xml:space="preserve">June </w:t>
            </w:r>
            <w:r w:rsidR="00A002D2">
              <w:t>1</w:t>
            </w:r>
            <w:r w:rsidR="00C04357">
              <w:t>6</w:t>
            </w:r>
            <w:r w:rsidR="00C04357" w:rsidRPr="00C04357">
              <w:rPr>
                <w:vertAlign w:val="superscript"/>
              </w:rPr>
              <w:t>th</w:t>
            </w:r>
            <w:r w:rsidR="00C04357">
              <w:t xml:space="preserve">  </w:t>
            </w:r>
            <w:r w:rsidR="00967EEF">
              <w:t xml:space="preserve"> </w:t>
            </w:r>
          </w:p>
          <w:p w14:paraId="34D22E0A" w14:textId="63D0B525" w:rsidR="009F2932" w:rsidRDefault="00EB251E" w:rsidP="001C12D4">
            <w:pPr>
              <w:pStyle w:val="ListParagraph"/>
              <w:numPr>
                <w:ilvl w:val="0"/>
                <w:numId w:val="8"/>
              </w:numPr>
              <w:rPr>
                <w:b/>
                <w:bCs/>
              </w:rPr>
            </w:pPr>
            <w:r>
              <w:rPr>
                <w:b/>
                <w:bCs/>
              </w:rPr>
              <w:t>Ana</w:t>
            </w:r>
            <w:r w:rsidR="003674C6">
              <w:rPr>
                <w:b/>
                <w:bCs/>
              </w:rPr>
              <w:t xml:space="preserve">lysis </w:t>
            </w:r>
            <w:r w:rsidR="00B31AA0">
              <w:rPr>
                <w:b/>
                <w:bCs/>
              </w:rPr>
              <w:t xml:space="preserve">of </w:t>
            </w:r>
            <w:r w:rsidR="00104F8D">
              <w:rPr>
                <w:b/>
                <w:bCs/>
              </w:rPr>
              <w:t>b</w:t>
            </w:r>
            <w:r w:rsidR="00A70F6B">
              <w:rPr>
                <w:b/>
                <w:bCs/>
              </w:rPr>
              <w:t xml:space="preserve">usiness </w:t>
            </w:r>
            <w:r w:rsidR="000360BA">
              <w:rPr>
                <w:b/>
                <w:bCs/>
              </w:rPr>
              <w:t>and c</w:t>
            </w:r>
            <w:r w:rsidR="00846E6A">
              <w:rPr>
                <w:b/>
                <w:bCs/>
              </w:rPr>
              <w:t xml:space="preserve">ustomer </w:t>
            </w:r>
            <w:r w:rsidR="009F2932">
              <w:rPr>
                <w:b/>
                <w:bCs/>
              </w:rPr>
              <w:t>response</w:t>
            </w:r>
            <w:r w:rsidR="00E239D5">
              <w:rPr>
                <w:b/>
                <w:bCs/>
              </w:rPr>
              <w:t xml:space="preserve"> completed by June 28</w:t>
            </w:r>
            <w:r w:rsidR="00E239D5" w:rsidRPr="00407136">
              <w:rPr>
                <w:b/>
                <w:bCs/>
                <w:vertAlign w:val="superscript"/>
              </w:rPr>
              <w:t>th</w:t>
            </w:r>
          </w:p>
          <w:p w14:paraId="7E8C6283" w14:textId="45C01ABD" w:rsidR="00407136" w:rsidRDefault="00D73ED2" w:rsidP="001C12D4">
            <w:pPr>
              <w:pStyle w:val="ListParagraph"/>
              <w:numPr>
                <w:ilvl w:val="0"/>
                <w:numId w:val="8"/>
              </w:numPr>
              <w:rPr>
                <w:b/>
                <w:bCs/>
              </w:rPr>
            </w:pPr>
            <w:r>
              <w:rPr>
                <w:b/>
                <w:bCs/>
              </w:rPr>
              <w:t>Di</w:t>
            </w:r>
            <w:r w:rsidR="00AA366A">
              <w:rPr>
                <w:b/>
                <w:bCs/>
              </w:rPr>
              <w:t>scu</w:t>
            </w:r>
            <w:r w:rsidR="00B23428">
              <w:rPr>
                <w:b/>
                <w:bCs/>
              </w:rPr>
              <w:t xml:space="preserve">ssion </w:t>
            </w:r>
            <w:r w:rsidR="00C54DA1">
              <w:rPr>
                <w:b/>
                <w:bCs/>
              </w:rPr>
              <w:t xml:space="preserve">and </w:t>
            </w:r>
            <w:r w:rsidR="00A914DA">
              <w:rPr>
                <w:b/>
                <w:bCs/>
              </w:rPr>
              <w:t>P</w:t>
            </w:r>
            <w:r w:rsidR="00AA220A">
              <w:rPr>
                <w:b/>
                <w:bCs/>
              </w:rPr>
              <w:t>l</w:t>
            </w:r>
            <w:r w:rsidR="00A914DA">
              <w:rPr>
                <w:b/>
                <w:bCs/>
              </w:rPr>
              <w:t>ann</w:t>
            </w:r>
            <w:r w:rsidR="00AA220A">
              <w:rPr>
                <w:b/>
                <w:bCs/>
              </w:rPr>
              <w:t xml:space="preserve">ing </w:t>
            </w:r>
            <w:r w:rsidR="005E4A49">
              <w:rPr>
                <w:b/>
                <w:bCs/>
              </w:rPr>
              <w:t xml:space="preserve">completed by </w:t>
            </w:r>
            <w:r w:rsidR="003D362E">
              <w:rPr>
                <w:b/>
                <w:bCs/>
              </w:rPr>
              <w:t>July</w:t>
            </w:r>
            <w:r w:rsidR="00407136">
              <w:rPr>
                <w:b/>
                <w:bCs/>
              </w:rPr>
              <w:t xml:space="preserve"> </w:t>
            </w:r>
            <w:r w:rsidR="003D362E">
              <w:rPr>
                <w:b/>
                <w:bCs/>
              </w:rPr>
              <w:t>7</w:t>
            </w:r>
            <w:r w:rsidR="00407136" w:rsidRPr="00407136">
              <w:rPr>
                <w:b/>
                <w:bCs/>
                <w:vertAlign w:val="superscript"/>
              </w:rPr>
              <w:t>th</w:t>
            </w:r>
            <w:r w:rsidR="00407136">
              <w:rPr>
                <w:b/>
                <w:bCs/>
              </w:rPr>
              <w:t xml:space="preserve"> </w:t>
            </w:r>
          </w:p>
          <w:p w14:paraId="1121AFB3" w14:textId="0BFD640A" w:rsidR="001B5A55" w:rsidRPr="001B5A55" w:rsidRDefault="004F7217" w:rsidP="001C12D4">
            <w:pPr>
              <w:pStyle w:val="ListParagraph"/>
              <w:numPr>
                <w:ilvl w:val="0"/>
                <w:numId w:val="8"/>
              </w:numPr>
              <w:rPr>
                <w:b/>
                <w:bCs/>
              </w:rPr>
            </w:pPr>
            <w:r>
              <w:rPr>
                <w:b/>
                <w:bCs/>
              </w:rPr>
              <w:t>Design</w:t>
            </w:r>
            <w:r w:rsidR="00426937">
              <w:rPr>
                <w:b/>
                <w:bCs/>
              </w:rPr>
              <w:t>ing</w:t>
            </w:r>
            <w:r>
              <w:rPr>
                <w:b/>
                <w:bCs/>
              </w:rPr>
              <w:t xml:space="preserve"> </w:t>
            </w:r>
            <w:r w:rsidR="00AB68D0">
              <w:rPr>
                <w:b/>
                <w:bCs/>
              </w:rPr>
              <w:t>user in</w:t>
            </w:r>
            <w:r w:rsidR="0060067A">
              <w:rPr>
                <w:b/>
                <w:bCs/>
              </w:rPr>
              <w:t>terface</w:t>
            </w:r>
            <w:r w:rsidR="00956EEA">
              <w:rPr>
                <w:b/>
                <w:bCs/>
              </w:rPr>
              <w:t xml:space="preserve">, </w:t>
            </w:r>
            <w:r w:rsidR="003A6FD1">
              <w:rPr>
                <w:b/>
                <w:bCs/>
              </w:rPr>
              <w:t xml:space="preserve">configuring hardware </w:t>
            </w:r>
            <w:r w:rsidR="009C6CC4">
              <w:rPr>
                <w:b/>
                <w:bCs/>
              </w:rPr>
              <w:t xml:space="preserve">and </w:t>
            </w:r>
            <w:r w:rsidR="00846E6A">
              <w:rPr>
                <w:b/>
                <w:bCs/>
              </w:rPr>
              <w:t xml:space="preserve"> </w:t>
            </w:r>
          </w:p>
          <w:p w14:paraId="16D32386" w14:textId="7A4701EC" w:rsidR="00591BC4" w:rsidRPr="001C12D4" w:rsidRDefault="00B939C9" w:rsidP="001C12D4">
            <w:pPr>
              <w:pStyle w:val="ListParagraph"/>
              <w:numPr>
                <w:ilvl w:val="0"/>
                <w:numId w:val="8"/>
              </w:numPr>
              <w:rPr>
                <w:b/>
                <w:bCs/>
              </w:rPr>
            </w:pPr>
            <w:r>
              <w:rPr>
                <w:color w:val="000000" w:themeColor="text1"/>
              </w:rPr>
              <w:t xml:space="preserve">Roll out new IT system </w:t>
            </w:r>
            <w:r w:rsidR="0033319A">
              <w:rPr>
                <w:color w:val="000000" w:themeColor="text1"/>
              </w:rPr>
              <w:t xml:space="preserve">by </w:t>
            </w:r>
            <w:r w:rsidR="0033319A">
              <w:rPr>
                <w:color w:val="FF0000"/>
              </w:rPr>
              <w:t>November 1</w:t>
            </w:r>
          </w:p>
        </w:tc>
      </w:tr>
      <w:tr w:rsidR="00DB6D01" w14:paraId="6B4D8878" w14:textId="77777777" w:rsidTr="00E536D6">
        <w:tc>
          <w:tcPr>
            <w:tcW w:w="9026" w:type="dxa"/>
            <w:gridSpan w:val="4"/>
            <w:tcBorders>
              <w:left w:val="nil"/>
              <w:bottom w:val="single" w:sz="4" w:space="0" w:color="auto"/>
              <w:right w:val="nil"/>
            </w:tcBorders>
          </w:tcPr>
          <w:p w14:paraId="78F1B22E" w14:textId="047448DF" w:rsidR="00DB6D01" w:rsidRPr="00292721" w:rsidRDefault="00D6136D" w:rsidP="00BE3B5B">
            <w:r>
              <w:rPr>
                <w:b/>
                <w:bCs/>
              </w:rPr>
              <w:t>B</w:t>
            </w:r>
            <w:r w:rsidR="00577C4A">
              <w:rPr>
                <w:b/>
                <w:bCs/>
              </w:rPr>
              <w:t>udget Information</w:t>
            </w:r>
            <w:r w:rsidR="002E47D2">
              <w:rPr>
                <w:b/>
                <w:bCs/>
              </w:rPr>
              <w:t xml:space="preserve">: </w:t>
            </w:r>
          </w:p>
        </w:tc>
      </w:tr>
      <w:tr w:rsidR="002E47D2" w14:paraId="0B587523" w14:textId="77777777" w:rsidTr="00E536D6">
        <w:tc>
          <w:tcPr>
            <w:tcW w:w="9026" w:type="dxa"/>
            <w:gridSpan w:val="4"/>
            <w:tcBorders>
              <w:left w:val="nil"/>
              <w:bottom w:val="single" w:sz="4" w:space="0" w:color="auto"/>
              <w:right w:val="nil"/>
            </w:tcBorders>
          </w:tcPr>
          <w:p w14:paraId="0BDDAC57" w14:textId="74BFEF3B" w:rsidR="002E47D2" w:rsidRDefault="000125C9" w:rsidP="00BE3B5B">
            <w:r>
              <w:rPr>
                <w:b/>
                <w:bCs/>
              </w:rPr>
              <w:t>Proje</w:t>
            </w:r>
            <w:r w:rsidR="00423A7C">
              <w:rPr>
                <w:b/>
                <w:bCs/>
              </w:rPr>
              <w:t xml:space="preserve">ct Manager: </w:t>
            </w:r>
            <w:r w:rsidR="008C50C5">
              <w:t>Bradley Harris</w:t>
            </w:r>
            <w:r w:rsidR="00423A7C">
              <w:t xml:space="preserve">, </w:t>
            </w:r>
            <w:r w:rsidR="00BF1834">
              <w:t>Phone: 0437435885</w:t>
            </w:r>
            <w:r w:rsidR="00F37FE7">
              <w:t xml:space="preserve">, </w:t>
            </w:r>
            <w:hyperlink r:id="rId9" w:history="1">
              <w:r w:rsidR="00E61292" w:rsidRPr="00A905E7">
                <w:rPr>
                  <w:rStyle w:val="Hyperlink"/>
                </w:rPr>
                <w:t>brh980@uowmail.edu.au</w:t>
              </w:r>
            </w:hyperlink>
            <w:r w:rsidR="00E97B9A" w:rsidRPr="00AF52B4">
              <w:t> </w:t>
            </w:r>
          </w:p>
          <w:p w14:paraId="6136B8B2" w14:textId="610CE1E7" w:rsidR="00E61292" w:rsidRPr="00423A7C" w:rsidRDefault="00E61292" w:rsidP="00BE3B5B"/>
        </w:tc>
      </w:tr>
      <w:tr w:rsidR="00F37FE7" w14:paraId="493722C5" w14:textId="77777777" w:rsidTr="00E536D6">
        <w:tc>
          <w:tcPr>
            <w:tcW w:w="9026" w:type="dxa"/>
            <w:gridSpan w:val="4"/>
            <w:tcBorders>
              <w:left w:val="nil"/>
              <w:bottom w:val="single" w:sz="4" w:space="0" w:color="auto"/>
              <w:right w:val="nil"/>
            </w:tcBorders>
          </w:tcPr>
          <w:p w14:paraId="235E4A3F" w14:textId="77777777" w:rsidR="00F37FE7" w:rsidRDefault="00F37FE7" w:rsidP="00BE3B5B">
            <w:r>
              <w:rPr>
                <w:b/>
                <w:bCs/>
              </w:rPr>
              <w:t xml:space="preserve">Project </w:t>
            </w:r>
            <w:r w:rsidR="00D1245E">
              <w:rPr>
                <w:b/>
                <w:bCs/>
              </w:rPr>
              <w:t xml:space="preserve">Objectives: </w:t>
            </w:r>
            <w:r w:rsidR="00AF6A62" w:rsidRPr="009161DB">
              <w:t xml:space="preserve">The </w:t>
            </w:r>
            <w:r w:rsidR="00002CBF">
              <w:t>objectives</w:t>
            </w:r>
            <w:r w:rsidR="00AF6A62" w:rsidRPr="009161DB">
              <w:t xml:space="preserve"> of the new IT system </w:t>
            </w:r>
            <w:r w:rsidR="001A38AD">
              <w:t xml:space="preserve">are </w:t>
            </w:r>
            <w:r w:rsidR="00AF6A62" w:rsidRPr="009161DB">
              <w:t xml:space="preserve">to enhance customer satisfaction by providing a more efficient and streamlined booking process. </w:t>
            </w:r>
            <w:r w:rsidR="00E208A9">
              <w:t>I</w:t>
            </w:r>
            <w:r w:rsidR="00AF6A62" w:rsidRPr="009161DB">
              <w:t>t</w:t>
            </w:r>
            <w:r w:rsidR="00E208A9">
              <w:t xml:space="preserve"> also</w:t>
            </w:r>
            <w:r w:rsidR="00AF6A62" w:rsidRPr="009161DB">
              <w:t xml:space="preserve"> aims to reduce waiting times by improving the booking system and </w:t>
            </w:r>
            <w:r w:rsidR="004B01C8" w:rsidRPr="004B01C8">
              <w:t>eliminat</w:t>
            </w:r>
            <w:r w:rsidR="004B01C8">
              <w:t>e</w:t>
            </w:r>
            <w:r w:rsidR="004B01C8" w:rsidRPr="004B01C8">
              <w:t xml:space="preserve"> redundant fields that require users and staff to repeat information already provided</w:t>
            </w:r>
            <w:r w:rsidR="00673BEC">
              <w:t>.</w:t>
            </w:r>
            <w:r w:rsidR="00AF6A62" w:rsidRPr="009161DB">
              <w:t xml:space="preserve"> </w:t>
            </w:r>
            <w:r w:rsidR="00732082">
              <w:t>Therefore, it</w:t>
            </w:r>
            <w:r w:rsidR="00CF4169" w:rsidRPr="009161DB">
              <w:t xml:space="preserve"> is expected to boost revenue by increasing sales and improving the overall booking experience</w:t>
            </w:r>
            <w:r w:rsidR="007E222D">
              <w:t xml:space="preserve">. </w:t>
            </w:r>
            <w:r w:rsidR="00530D20">
              <w:t>T</w:t>
            </w:r>
            <w:r w:rsidR="00AF6A62" w:rsidRPr="009161DB">
              <w:t xml:space="preserve">he system </w:t>
            </w:r>
            <w:r w:rsidR="00FE05B6">
              <w:t xml:space="preserve">also </w:t>
            </w:r>
            <w:r w:rsidR="00AF6A62" w:rsidRPr="009161DB">
              <w:t xml:space="preserve">is intended to increase staff productivity and efficiency by automating some manual processes and reducing workload. Lastly, the project aims to improve the user interface to make it more intuitive and user-friendly. </w:t>
            </w:r>
          </w:p>
          <w:p w14:paraId="135F4718" w14:textId="2A3893E7" w:rsidR="007E51F0" w:rsidRPr="00AF6A62" w:rsidRDefault="007E51F0" w:rsidP="00BE3B5B"/>
        </w:tc>
      </w:tr>
      <w:tr w:rsidR="00D1245E" w14:paraId="0056F943" w14:textId="77777777" w:rsidTr="00E536D6">
        <w:tc>
          <w:tcPr>
            <w:tcW w:w="9026" w:type="dxa"/>
            <w:gridSpan w:val="4"/>
            <w:tcBorders>
              <w:left w:val="nil"/>
              <w:bottom w:val="single" w:sz="4" w:space="0" w:color="auto"/>
              <w:right w:val="nil"/>
            </w:tcBorders>
          </w:tcPr>
          <w:p w14:paraId="47D8E129" w14:textId="5F8BEA54" w:rsidR="008E2E47" w:rsidRPr="008E2E47" w:rsidRDefault="00D1245E" w:rsidP="00DB5208">
            <w:r>
              <w:rPr>
                <w:b/>
                <w:bCs/>
              </w:rPr>
              <w:t xml:space="preserve">Main </w:t>
            </w:r>
            <w:r w:rsidR="00EC74AE">
              <w:rPr>
                <w:b/>
                <w:bCs/>
              </w:rPr>
              <w:t>Project Success Criteria:</w:t>
            </w:r>
            <w:r w:rsidR="008F0F75">
              <w:rPr>
                <w:b/>
                <w:bCs/>
              </w:rPr>
              <w:t xml:space="preserve"> </w:t>
            </w:r>
            <w:r w:rsidR="0025542C">
              <w:t>The s</w:t>
            </w:r>
            <w:r w:rsidR="00D84D83">
              <w:t xml:space="preserve">ystem </w:t>
            </w:r>
            <w:r w:rsidR="007A1F13">
              <w:t xml:space="preserve">must meet </w:t>
            </w:r>
            <w:r w:rsidR="000C662A">
              <w:t xml:space="preserve">all </w:t>
            </w:r>
            <w:r w:rsidR="00AB6415">
              <w:t>specification</w:t>
            </w:r>
            <w:r w:rsidR="00190E5E">
              <w:t xml:space="preserve"> </w:t>
            </w:r>
            <w:r w:rsidR="007174AD">
              <w:t xml:space="preserve">on schedule </w:t>
            </w:r>
            <w:r w:rsidR="003C2045">
              <w:t xml:space="preserve">and </w:t>
            </w:r>
            <w:r w:rsidR="004448A1">
              <w:t>within budget</w:t>
            </w:r>
            <w:r w:rsidR="00B411E0">
              <w:t>.</w:t>
            </w:r>
            <w:r w:rsidR="00CD2DC2">
              <w:t xml:space="preserve"> </w:t>
            </w:r>
            <w:r w:rsidR="00F33E33">
              <w:t>Feedback from customers a</w:t>
            </w:r>
            <w:r w:rsidR="0092414B">
              <w:t xml:space="preserve">nd </w:t>
            </w:r>
            <w:r w:rsidR="00817EDD">
              <w:t>stake</w:t>
            </w:r>
            <w:r w:rsidR="00180673">
              <w:t xml:space="preserve">holders </w:t>
            </w:r>
            <w:r w:rsidR="00336AD6">
              <w:t>will be a</w:t>
            </w:r>
            <w:r w:rsidR="00F247EA">
              <w:t>n</w:t>
            </w:r>
            <w:r w:rsidR="00336AD6">
              <w:t xml:space="preserve"> </w:t>
            </w:r>
            <w:r w:rsidR="00FB3501">
              <w:t>ess</w:t>
            </w:r>
            <w:r w:rsidR="002C36C7">
              <w:t>ential</w:t>
            </w:r>
            <w:r w:rsidR="007E4E71">
              <w:t xml:space="preserve"> </w:t>
            </w:r>
            <w:r w:rsidR="009116E2">
              <w:t>assets to the project</w:t>
            </w:r>
            <w:r w:rsidR="0058541E">
              <w:t xml:space="preserve">. </w:t>
            </w:r>
            <w:r w:rsidR="008E2E47" w:rsidRPr="008E2E47">
              <w:t xml:space="preserve">The system </w:t>
            </w:r>
            <w:r w:rsidR="005054CF">
              <w:t>has</w:t>
            </w:r>
            <w:r w:rsidR="00375DF8">
              <w:t xml:space="preserve"> to</w:t>
            </w:r>
            <w:r w:rsidR="008E2E47" w:rsidRPr="008E2E47">
              <w:t xml:space="preserve"> be scalable and adaptable to future changes and growth.</w:t>
            </w:r>
            <w:r w:rsidR="00E919A0">
              <w:t xml:space="preserve"> </w:t>
            </w:r>
            <w:r w:rsidR="000A5154">
              <w:t xml:space="preserve">It also </w:t>
            </w:r>
            <w:r w:rsidR="008E2E47" w:rsidRPr="008E2E47">
              <w:t>must meet all legal and regulatory requirements</w:t>
            </w:r>
            <w:r w:rsidR="00B20B4B">
              <w:t xml:space="preserve"> of the </w:t>
            </w:r>
            <w:r w:rsidR="00382205">
              <w:t xml:space="preserve">aviation </w:t>
            </w:r>
            <w:r w:rsidR="00CC172F">
              <w:t>industry</w:t>
            </w:r>
            <w:r w:rsidR="008E2E47" w:rsidRPr="008E2E47">
              <w:t>.</w:t>
            </w:r>
            <w:r w:rsidR="00DB5208">
              <w:t xml:space="preserve"> </w:t>
            </w:r>
            <w:r w:rsidR="008E2E47" w:rsidRPr="008E2E47">
              <w:t>The system must be reliable and secure, with appropriate measures in place to protect sensitive data.</w:t>
            </w:r>
          </w:p>
          <w:p w14:paraId="28C4517F" w14:textId="1F73A0E1" w:rsidR="008E2E47" w:rsidRPr="008E2E47" w:rsidRDefault="008E2E47" w:rsidP="00630818">
            <w:r w:rsidRPr="008E2E47">
              <w:t xml:space="preserve">The system </w:t>
            </w:r>
            <w:r w:rsidR="00024A45">
              <w:t xml:space="preserve">also </w:t>
            </w:r>
            <w:r w:rsidRPr="008E2E47">
              <w:t>must be user-friendly and intuitive, with clear and concise instructions for both customers and staff.</w:t>
            </w:r>
            <w:r w:rsidR="00630818">
              <w:t xml:space="preserve"> </w:t>
            </w:r>
            <w:r w:rsidR="002A7099">
              <w:t>As wel</w:t>
            </w:r>
            <w:r w:rsidR="008C7C24">
              <w:t>l as</w:t>
            </w:r>
            <w:r w:rsidR="00171B10">
              <w:t xml:space="preserve">, </w:t>
            </w:r>
            <w:r w:rsidR="00DE4C6F">
              <w:t xml:space="preserve">it has to </w:t>
            </w:r>
            <w:r w:rsidRPr="008E2E47">
              <w:t xml:space="preserve">be tested thoroughly to ensure that it is functioning as intended and meets all performance and quality </w:t>
            </w:r>
            <w:r w:rsidR="00266F19" w:rsidRPr="008E2E47">
              <w:t>standards.</w:t>
            </w:r>
          </w:p>
          <w:p w14:paraId="07667303" w14:textId="0E774550" w:rsidR="00D1245E" w:rsidRPr="008F0F75" w:rsidRDefault="00D1245E" w:rsidP="00BE3B5B"/>
        </w:tc>
      </w:tr>
      <w:tr w:rsidR="00A572AB" w14:paraId="468E093B" w14:textId="77777777" w:rsidTr="00E536D6">
        <w:tc>
          <w:tcPr>
            <w:tcW w:w="9026" w:type="dxa"/>
            <w:gridSpan w:val="4"/>
            <w:tcBorders>
              <w:left w:val="nil"/>
              <w:bottom w:val="single" w:sz="4" w:space="0" w:color="auto"/>
              <w:right w:val="nil"/>
            </w:tcBorders>
          </w:tcPr>
          <w:p w14:paraId="1B840991" w14:textId="77777777" w:rsidR="00A572AB" w:rsidRDefault="00A572AB" w:rsidP="00BE3B5B">
            <w:pPr>
              <w:rPr>
                <w:b/>
                <w:bCs/>
              </w:rPr>
            </w:pPr>
            <w:r>
              <w:rPr>
                <w:b/>
                <w:bCs/>
              </w:rPr>
              <w:t xml:space="preserve">Approach:  </w:t>
            </w:r>
          </w:p>
          <w:p w14:paraId="6DF7A2E7" w14:textId="3031B408" w:rsidR="007B2043" w:rsidRPr="00D62C63" w:rsidRDefault="00C450BE" w:rsidP="007B2043">
            <w:pPr>
              <w:pStyle w:val="ListParagraph"/>
              <w:numPr>
                <w:ilvl w:val="0"/>
                <w:numId w:val="9"/>
              </w:numPr>
            </w:pPr>
            <w:r w:rsidRPr="00D62C63">
              <w:t>D</w:t>
            </w:r>
            <w:r w:rsidR="007C052E" w:rsidRPr="00D62C63">
              <w:t>e</w:t>
            </w:r>
            <w:r w:rsidR="00554EFE" w:rsidRPr="00D62C63">
              <w:t>ve</w:t>
            </w:r>
            <w:r w:rsidR="002112F2" w:rsidRPr="00D62C63">
              <w:t xml:space="preserve">lop </w:t>
            </w:r>
            <w:r w:rsidR="00D62C63" w:rsidRPr="00D62C63">
              <w:t xml:space="preserve">a </w:t>
            </w:r>
            <w:r w:rsidR="006F2009">
              <w:t>w</w:t>
            </w:r>
            <w:r w:rsidR="003177C0">
              <w:t xml:space="preserve">ork breakdown </w:t>
            </w:r>
            <w:r w:rsidR="006B6B74">
              <w:t>structure</w:t>
            </w:r>
            <w:r w:rsidR="00771C91">
              <w:t>, scope statement</w:t>
            </w:r>
            <w:r w:rsidR="00B00ECD">
              <w:t xml:space="preserve"> and </w:t>
            </w:r>
            <w:r w:rsidR="00812DA3">
              <w:t>G</w:t>
            </w:r>
            <w:r w:rsidR="00E14529">
              <w:t>antt</w:t>
            </w:r>
            <w:r w:rsidR="005D5E07">
              <w:t xml:space="preserve"> chart </w:t>
            </w:r>
            <w:r w:rsidR="000275D2">
              <w:t>deta</w:t>
            </w:r>
            <w:r w:rsidR="00CC226F">
              <w:t>i</w:t>
            </w:r>
            <w:r w:rsidR="000275D2">
              <w:t xml:space="preserve">ling the work required to complete the </w:t>
            </w:r>
            <w:r w:rsidR="009219AE">
              <w:t>new IT statement</w:t>
            </w:r>
            <w:r w:rsidR="007556BD">
              <w:t>.</w:t>
            </w:r>
            <w:r w:rsidR="00E14529">
              <w:t xml:space="preserve"> </w:t>
            </w:r>
          </w:p>
          <w:p w14:paraId="0A11D26A" w14:textId="70A031D5" w:rsidR="00C40DCD" w:rsidRPr="00C40DCD" w:rsidRDefault="00211B64" w:rsidP="007B2043">
            <w:pPr>
              <w:pStyle w:val="ListParagraph"/>
              <w:numPr>
                <w:ilvl w:val="0"/>
                <w:numId w:val="9"/>
              </w:numPr>
              <w:rPr>
                <w:b/>
                <w:bCs/>
              </w:rPr>
            </w:pPr>
            <w:r>
              <w:t>Integ</w:t>
            </w:r>
            <w:r w:rsidR="00F36531">
              <w:t xml:space="preserve">rate and </w:t>
            </w:r>
            <w:r w:rsidR="00442E47">
              <w:t xml:space="preserve">purchase required </w:t>
            </w:r>
            <w:r w:rsidR="0065442C">
              <w:t>h</w:t>
            </w:r>
            <w:r w:rsidR="00364359">
              <w:t xml:space="preserve">ardware </w:t>
            </w:r>
            <w:r w:rsidR="0029287E">
              <w:t xml:space="preserve">for </w:t>
            </w:r>
            <w:r w:rsidR="00FC592A">
              <w:t xml:space="preserve">the new </w:t>
            </w:r>
            <w:r w:rsidR="00C40DCD">
              <w:t>IT system</w:t>
            </w:r>
            <w:r w:rsidR="009615F4">
              <w:t>.</w:t>
            </w:r>
            <w:r w:rsidR="00C40DCD">
              <w:t xml:space="preserve"> </w:t>
            </w:r>
          </w:p>
          <w:p w14:paraId="1C4522E4" w14:textId="77777777" w:rsidR="007B2043" w:rsidRPr="00C02F5A" w:rsidRDefault="00236531" w:rsidP="007B2043">
            <w:pPr>
              <w:pStyle w:val="ListParagraph"/>
              <w:numPr>
                <w:ilvl w:val="0"/>
                <w:numId w:val="9"/>
              </w:numPr>
              <w:rPr>
                <w:b/>
                <w:bCs/>
              </w:rPr>
            </w:pPr>
            <w:r>
              <w:t xml:space="preserve">Weekly meetings will be held </w:t>
            </w:r>
            <w:r w:rsidR="00EB1C62">
              <w:t xml:space="preserve">with </w:t>
            </w:r>
            <w:r w:rsidR="006F1D93">
              <w:t>the</w:t>
            </w:r>
            <w:r w:rsidR="00D61C90">
              <w:t xml:space="preserve"> core</w:t>
            </w:r>
            <w:r w:rsidR="00B87DF3">
              <w:t xml:space="preserve"> project team </w:t>
            </w:r>
            <w:r w:rsidR="004058AB">
              <w:t xml:space="preserve">and </w:t>
            </w:r>
            <w:r w:rsidR="00CC3DAA">
              <w:t>relevant stakeholder</w:t>
            </w:r>
          </w:p>
          <w:p w14:paraId="4F99A79F" w14:textId="77777777" w:rsidR="00C02F5A" w:rsidRPr="00995441" w:rsidRDefault="00D703F8" w:rsidP="007B2043">
            <w:pPr>
              <w:pStyle w:val="ListParagraph"/>
              <w:numPr>
                <w:ilvl w:val="0"/>
                <w:numId w:val="9"/>
              </w:numPr>
              <w:rPr>
                <w:b/>
                <w:bCs/>
              </w:rPr>
            </w:pPr>
            <w:r>
              <w:t>Contin</w:t>
            </w:r>
            <w:r w:rsidR="00157EF2">
              <w:t>u</w:t>
            </w:r>
            <w:r>
              <w:t>ously</w:t>
            </w:r>
            <w:r w:rsidR="00157EF2">
              <w:t xml:space="preserve"> run software test</w:t>
            </w:r>
            <w:r w:rsidR="00715AE2">
              <w:t xml:space="preserve">s to determine </w:t>
            </w:r>
            <w:r w:rsidR="00045F93">
              <w:t xml:space="preserve">if the software is compatible and </w:t>
            </w:r>
            <w:r w:rsidR="00FF5DF2">
              <w:t>reliable</w:t>
            </w:r>
            <w:r w:rsidR="00995441">
              <w:t>.</w:t>
            </w:r>
          </w:p>
          <w:p w14:paraId="5E3C336F" w14:textId="06B743F2" w:rsidR="00995441" w:rsidRPr="007B2043" w:rsidRDefault="00995441" w:rsidP="00995441">
            <w:pPr>
              <w:pStyle w:val="ListParagraph"/>
              <w:rPr>
                <w:b/>
                <w:bCs/>
              </w:rPr>
            </w:pPr>
          </w:p>
        </w:tc>
      </w:tr>
      <w:tr w:rsidR="00971702" w14:paraId="62563B52" w14:textId="77777777" w:rsidTr="00E536D6">
        <w:tc>
          <w:tcPr>
            <w:tcW w:w="9026" w:type="dxa"/>
            <w:gridSpan w:val="4"/>
            <w:tcBorders>
              <w:left w:val="nil"/>
              <w:bottom w:val="single" w:sz="4" w:space="0" w:color="auto"/>
              <w:right w:val="nil"/>
            </w:tcBorders>
          </w:tcPr>
          <w:p w14:paraId="47715853" w14:textId="5D66BDE0" w:rsidR="00971702" w:rsidRDefault="004D4386" w:rsidP="00BE3B5B">
            <w:pPr>
              <w:rPr>
                <w:b/>
                <w:bCs/>
              </w:rPr>
            </w:pPr>
            <w:r>
              <w:rPr>
                <w:b/>
                <w:bCs/>
              </w:rPr>
              <w:t xml:space="preserve">Roles </w:t>
            </w:r>
            <w:r w:rsidR="00AA5813">
              <w:rPr>
                <w:b/>
                <w:bCs/>
              </w:rPr>
              <w:t>And Responsib</w:t>
            </w:r>
            <w:r w:rsidR="001913E3">
              <w:rPr>
                <w:b/>
                <w:bCs/>
              </w:rPr>
              <w:t>ilities</w:t>
            </w:r>
          </w:p>
        </w:tc>
      </w:tr>
      <w:tr w:rsidR="001913E3" w14:paraId="4C3D1384" w14:textId="77777777" w:rsidTr="00FB6D0C">
        <w:tc>
          <w:tcPr>
            <w:tcW w:w="1965" w:type="dxa"/>
            <w:tcBorders>
              <w:left w:val="nil"/>
              <w:bottom w:val="single" w:sz="4" w:space="0" w:color="auto"/>
              <w:right w:val="nil"/>
            </w:tcBorders>
          </w:tcPr>
          <w:p w14:paraId="771D9256" w14:textId="63365705" w:rsidR="001913E3" w:rsidRDefault="006B3BBE" w:rsidP="00BE3B5B">
            <w:pPr>
              <w:rPr>
                <w:b/>
                <w:bCs/>
              </w:rPr>
            </w:pPr>
            <w:r>
              <w:rPr>
                <w:b/>
                <w:bCs/>
              </w:rPr>
              <w:t>Name</w:t>
            </w:r>
          </w:p>
        </w:tc>
        <w:tc>
          <w:tcPr>
            <w:tcW w:w="2288" w:type="dxa"/>
            <w:tcBorders>
              <w:left w:val="nil"/>
              <w:right w:val="nil"/>
            </w:tcBorders>
          </w:tcPr>
          <w:p w14:paraId="4483D6E4" w14:textId="02C97258" w:rsidR="001913E3" w:rsidRDefault="006B3BBE" w:rsidP="00BE3B5B">
            <w:pPr>
              <w:rPr>
                <w:b/>
                <w:bCs/>
              </w:rPr>
            </w:pPr>
            <w:r>
              <w:rPr>
                <w:b/>
                <w:bCs/>
              </w:rPr>
              <w:t>Role</w:t>
            </w:r>
          </w:p>
        </w:tc>
        <w:tc>
          <w:tcPr>
            <w:tcW w:w="2013" w:type="dxa"/>
            <w:tcBorders>
              <w:left w:val="nil"/>
              <w:bottom w:val="single" w:sz="4" w:space="0" w:color="auto"/>
              <w:right w:val="nil"/>
            </w:tcBorders>
          </w:tcPr>
          <w:p w14:paraId="10D7C72B" w14:textId="35AB20F0" w:rsidR="001913E3" w:rsidRDefault="0038597F" w:rsidP="00BE3B5B">
            <w:pPr>
              <w:rPr>
                <w:b/>
                <w:bCs/>
              </w:rPr>
            </w:pPr>
            <w:r>
              <w:rPr>
                <w:b/>
                <w:bCs/>
              </w:rPr>
              <w:t>Position</w:t>
            </w:r>
          </w:p>
        </w:tc>
        <w:tc>
          <w:tcPr>
            <w:tcW w:w="2760" w:type="dxa"/>
            <w:tcBorders>
              <w:left w:val="nil"/>
              <w:right w:val="nil"/>
            </w:tcBorders>
          </w:tcPr>
          <w:p w14:paraId="164E130A" w14:textId="379EA99C" w:rsidR="001913E3" w:rsidRDefault="00BD62B1" w:rsidP="00BE3B5B">
            <w:pPr>
              <w:rPr>
                <w:b/>
                <w:bCs/>
              </w:rPr>
            </w:pPr>
            <w:r>
              <w:rPr>
                <w:b/>
                <w:bCs/>
              </w:rPr>
              <w:t>Con</w:t>
            </w:r>
            <w:r w:rsidR="005677EA">
              <w:rPr>
                <w:b/>
                <w:bCs/>
              </w:rPr>
              <w:t>tact Information</w:t>
            </w:r>
          </w:p>
        </w:tc>
      </w:tr>
      <w:tr w:rsidR="004D198E" w14:paraId="5654D0DB" w14:textId="77777777" w:rsidTr="00FB6D0C">
        <w:tc>
          <w:tcPr>
            <w:tcW w:w="1965" w:type="dxa"/>
            <w:tcBorders>
              <w:left w:val="nil"/>
              <w:right w:val="nil"/>
            </w:tcBorders>
          </w:tcPr>
          <w:p w14:paraId="4DAC7640" w14:textId="7E798A88" w:rsidR="004D198E" w:rsidRPr="00EA2074" w:rsidRDefault="00056532" w:rsidP="00BE3B5B">
            <w:r w:rsidRPr="00EA2074">
              <w:t>Bradley Harr</w:t>
            </w:r>
            <w:r w:rsidR="0068742D" w:rsidRPr="00EA2074">
              <w:t>i</w:t>
            </w:r>
            <w:r w:rsidR="00B109E2" w:rsidRPr="00EA2074">
              <w:t>s</w:t>
            </w:r>
          </w:p>
        </w:tc>
        <w:tc>
          <w:tcPr>
            <w:tcW w:w="2288" w:type="dxa"/>
            <w:tcBorders>
              <w:left w:val="nil"/>
              <w:right w:val="nil"/>
            </w:tcBorders>
          </w:tcPr>
          <w:p w14:paraId="6C4149D7" w14:textId="459E7412" w:rsidR="004D198E" w:rsidRPr="00EA2074" w:rsidRDefault="00EA2074" w:rsidP="00BE3B5B">
            <w:r>
              <w:t xml:space="preserve">Project </w:t>
            </w:r>
            <w:r w:rsidR="003B1CFB">
              <w:t>Manager</w:t>
            </w:r>
          </w:p>
        </w:tc>
        <w:tc>
          <w:tcPr>
            <w:tcW w:w="2013" w:type="dxa"/>
            <w:tcBorders>
              <w:left w:val="nil"/>
              <w:right w:val="nil"/>
            </w:tcBorders>
          </w:tcPr>
          <w:p w14:paraId="1FBAC015" w14:textId="0B51BD65" w:rsidR="004D198E" w:rsidRPr="00EA2074" w:rsidRDefault="005564E8" w:rsidP="00BE3B5B">
            <w:r>
              <w:t>M</w:t>
            </w:r>
            <w:r w:rsidR="00DE0CA9">
              <w:t>an</w:t>
            </w:r>
            <w:r w:rsidR="006A0943">
              <w:t>ager</w:t>
            </w:r>
          </w:p>
        </w:tc>
        <w:tc>
          <w:tcPr>
            <w:tcW w:w="2760" w:type="dxa"/>
            <w:tcBorders>
              <w:left w:val="nil"/>
              <w:right w:val="nil"/>
            </w:tcBorders>
          </w:tcPr>
          <w:p w14:paraId="5A67AC96" w14:textId="7FB389B0" w:rsidR="004D198E" w:rsidRPr="00EA2074" w:rsidRDefault="00DC2CAA" w:rsidP="00BE3B5B">
            <w:r w:rsidRPr="00AF52B4">
              <w:t>brh980@uowmail.edu.au </w:t>
            </w:r>
          </w:p>
        </w:tc>
      </w:tr>
      <w:tr w:rsidR="004D198E" w14:paraId="4CA41DA8" w14:textId="77777777" w:rsidTr="00FB6D0C">
        <w:tc>
          <w:tcPr>
            <w:tcW w:w="1965" w:type="dxa"/>
            <w:tcBorders>
              <w:left w:val="nil"/>
              <w:right w:val="nil"/>
            </w:tcBorders>
          </w:tcPr>
          <w:p w14:paraId="3C71140B" w14:textId="6DA14423" w:rsidR="004D198E" w:rsidRPr="00EA2074" w:rsidRDefault="00A81389" w:rsidP="00BE3B5B">
            <w:r>
              <w:t>Mitchel Olsen</w:t>
            </w:r>
          </w:p>
        </w:tc>
        <w:tc>
          <w:tcPr>
            <w:tcW w:w="2288" w:type="dxa"/>
            <w:tcBorders>
              <w:left w:val="nil"/>
              <w:right w:val="nil"/>
            </w:tcBorders>
          </w:tcPr>
          <w:p w14:paraId="591AB1A0" w14:textId="793010BE" w:rsidR="004D198E" w:rsidRPr="00EA2074" w:rsidRDefault="00A81389" w:rsidP="00BE3B5B">
            <w:r>
              <w:t xml:space="preserve">Team </w:t>
            </w:r>
            <w:r w:rsidR="00137237">
              <w:t>Mem</w:t>
            </w:r>
            <w:r w:rsidR="008F4209">
              <w:t>ber</w:t>
            </w:r>
          </w:p>
        </w:tc>
        <w:tc>
          <w:tcPr>
            <w:tcW w:w="2013" w:type="dxa"/>
            <w:tcBorders>
              <w:left w:val="nil"/>
              <w:right w:val="nil"/>
            </w:tcBorders>
          </w:tcPr>
          <w:p w14:paraId="701D39D6" w14:textId="57034114" w:rsidR="004D198E" w:rsidRPr="00EA2074" w:rsidRDefault="00245F62" w:rsidP="00BE3B5B">
            <w:r>
              <w:t>Syste</w:t>
            </w:r>
            <w:r w:rsidR="000902E3">
              <w:t>m A</w:t>
            </w:r>
            <w:r w:rsidR="009E6C12">
              <w:t>nalyst</w:t>
            </w:r>
          </w:p>
        </w:tc>
        <w:tc>
          <w:tcPr>
            <w:tcW w:w="2760" w:type="dxa"/>
            <w:tcBorders>
              <w:left w:val="nil"/>
              <w:right w:val="nil"/>
            </w:tcBorders>
          </w:tcPr>
          <w:p w14:paraId="2C40CA78" w14:textId="061EEA2F" w:rsidR="004D198E" w:rsidRPr="00EA2074" w:rsidRDefault="006B03A4" w:rsidP="00BE3B5B">
            <w:r>
              <w:t>m</w:t>
            </w:r>
            <w:r w:rsidR="00491321">
              <w:t>o</w:t>
            </w:r>
            <w:r w:rsidR="00C262B2">
              <w:t>370@uowmail.</w:t>
            </w:r>
            <w:r w:rsidR="000C1B5B">
              <w:t>edu.au</w:t>
            </w:r>
          </w:p>
        </w:tc>
      </w:tr>
      <w:tr w:rsidR="009E3852" w14:paraId="1481CBB2" w14:textId="77777777" w:rsidTr="00FB6D0C">
        <w:tc>
          <w:tcPr>
            <w:tcW w:w="1965" w:type="dxa"/>
            <w:tcBorders>
              <w:left w:val="nil"/>
              <w:right w:val="nil"/>
            </w:tcBorders>
          </w:tcPr>
          <w:p w14:paraId="7B8C8571" w14:textId="12248DA5" w:rsidR="009E3852" w:rsidRPr="00EA2074" w:rsidRDefault="00AF52B4" w:rsidP="00BE3B5B">
            <w:r>
              <w:t>Rhys Matthews</w:t>
            </w:r>
          </w:p>
        </w:tc>
        <w:tc>
          <w:tcPr>
            <w:tcW w:w="2288" w:type="dxa"/>
            <w:tcBorders>
              <w:left w:val="nil"/>
              <w:right w:val="nil"/>
            </w:tcBorders>
          </w:tcPr>
          <w:p w14:paraId="58E84160" w14:textId="7D74EC68" w:rsidR="009E3852" w:rsidRPr="00EA2074" w:rsidRDefault="001845FB" w:rsidP="00BE3B5B">
            <w:r>
              <w:t>Team Member</w:t>
            </w:r>
          </w:p>
        </w:tc>
        <w:tc>
          <w:tcPr>
            <w:tcW w:w="2013" w:type="dxa"/>
            <w:tcBorders>
              <w:left w:val="nil"/>
              <w:right w:val="nil"/>
            </w:tcBorders>
          </w:tcPr>
          <w:p w14:paraId="6120ED7E" w14:textId="58E807A4" w:rsidR="009E3852" w:rsidRPr="00EA2074" w:rsidRDefault="00CE035C" w:rsidP="00BE3B5B">
            <w:r>
              <w:t>Programmer</w:t>
            </w:r>
          </w:p>
        </w:tc>
        <w:tc>
          <w:tcPr>
            <w:tcW w:w="2760" w:type="dxa"/>
            <w:tcBorders>
              <w:left w:val="nil"/>
              <w:right w:val="nil"/>
            </w:tcBorders>
          </w:tcPr>
          <w:p w14:paraId="4743F103" w14:textId="61FA19C3" w:rsidR="009E3852" w:rsidRPr="00EA2074" w:rsidRDefault="003A7C9A" w:rsidP="00BE3B5B">
            <w:r>
              <w:t>r</w:t>
            </w:r>
            <w:r w:rsidR="006B03A4">
              <w:t>m514@uowmail.edu.a</w:t>
            </w:r>
            <w:r w:rsidR="003F4560">
              <w:t>u</w:t>
            </w:r>
          </w:p>
        </w:tc>
      </w:tr>
      <w:tr w:rsidR="005E7B8D" w14:paraId="7DF33E70" w14:textId="77777777" w:rsidTr="00FB6D0C">
        <w:tc>
          <w:tcPr>
            <w:tcW w:w="1965" w:type="dxa"/>
            <w:tcBorders>
              <w:left w:val="nil"/>
              <w:right w:val="nil"/>
            </w:tcBorders>
          </w:tcPr>
          <w:p w14:paraId="726234EB" w14:textId="19B7E28D" w:rsidR="005E7B8D" w:rsidRPr="00EA2074" w:rsidRDefault="00D505B1" w:rsidP="00BE3B5B">
            <w:r>
              <w:t>Du</w:t>
            </w:r>
            <w:r w:rsidR="00B711F6">
              <w:t>c Huy Tran</w:t>
            </w:r>
          </w:p>
        </w:tc>
        <w:tc>
          <w:tcPr>
            <w:tcW w:w="2288" w:type="dxa"/>
            <w:tcBorders>
              <w:left w:val="nil"/>
              <w:right w:val="nil"/>
            </w:tcBorders>
          </w:tcPr>
          <w:p w14:paraId="3C951847" w14:textId="7983581A" w:rsidR="005E7B8D" w:rsidRPr="00EA2074" w:rsidRDefault="00123E81" w:rsidP="00BE3B5B">
            <w:r>
              <w:t>Team Member</w:t>
            </w:r>
          </w:p>
        </w:tc>
        <w:tc>
          <w:tcPr>
            <w:tcW w:w="2013" w:type="dxa"/>
            <w:tcBorders>
              <w:left w:val="nil"/>
              <w:right w:val="nil"/>
            </w:tcBorders>
          </w:tcPr>
          <w:p w14:paraId="3ED12DD7" w14:textId="7D08E4E5" w:rsidR="005E7B8D" w:rsidRPr="00EA2074" w:rsidRDefault="00123E81" w:rsidP="00BE3B5B">
            <w:r>
              <w:t>Doc</w:t>
            </w:r>
            <w:r w:rsidR="00062C4A">
              <w:t xml:space="preserve">umentation </w:t>
            </w:r>
            <w:r w:rsidR="00542761">
              <w:t>M</w:t>
            </w:r>
            <w:r w:rsidR="0033627F">
              <w:t>a</w:t>
            </w:r>
            <w:r w:rsidR="00374E2F">
              <w:t>nager</w:t>
            </w:r>
          </w:p>
        </w:tc>
        <w:tc>
          <w:tcPr>
            <w:tcW w:w="2760" w:type="dxa"/>
            <w:tcBorders>
              <w:left w:val="nil"/>
              <w:right w:val="nil"/>
            </w:tcBorders>
          </w:tcPr>
          <w:p w14:paraId="79D866F8" w14:textId="6E2956C3" w:rsidR="005E7B8D" w:rsidRPr="00EA2074" w:rsidRDefault="00665912" w:rsidP="00BE3B5B">
            <w:r>
              <w:t>d</w:t>
            </w:r>
            <w:r w:rsidR="0039195A">
              <w:t>ht</w:t>
            </w:r>
            <w:r w:rsidR="001176B8">
              <w:t>185@uowmail.</w:t>
            </w:r>
            <w:r w:rsidR="00250B6D">
              <w:t>edu</w:t>
            </w:r>
            <w:r w:rsidR="006F7AA3">
              <w:t>.au</w:t>
            </w:r>
          </w:p>
        </w:tc>
      </w:tr>
      <w:tr w:rsidR="003C601B" w14:paraId="755D82D6" w14:textId="77777777" w:rsidTr="00FB6D0C">
        <w:tc>
          <w:tcPr>
            <w:tcW w:w="1965" w:type="dxa"/>
            <w:tcBorders>
              <w:left w:val="nil"/>
              <w:bottom w:val="single" w:sz="4" w:space="0" w:color="auto"/>
              <w:right w:val="nil"/>
            </w:tcBorders>
          </w:tcPr>
          <w:p w14:paraId="30BBADA2" w14:textId="701FCB05" w:rsidR="003C601B" w:rsidRPr="00EA2074" w:rsidRDefault="0093224D" w:rsidP="00BE3B5B">
            <w:r>
              <w:t>Soham Verma</w:t>
            </w:r>
          </w:p>
        </w:tc>
        <w:tc>
          <w:tcPr>
            <w:tcW w:w="2288" w:type="dxa"/>
            <w:tcBorders>
              <w:left w:val="nil"/>
              <w:bottom w:val="single" w:sz="4" w:space="0" w:color="auto"/>
              <w:right w:val="nil"/>
            </w:tcBorders>
          </w:tcPr>
          <w:p w14:paraId="2B00F93E" w14:textId="3B3B11C6" w:rsidR="003C601B" w:rsidRPr="00EA2074" w:rsidRDefault="0093224D" w:rsidP="00BE3B5B">
            <w:r>
              <w:t>Team Member</w:t>
            </w:r>
          </w:p>
        </w:tc>
        <w:tc>
          <w:tcPr>
            <w:tcW w:w="2013" w:type="dxa"/>
            <w:tcBorders>
              <w:left w:val="nil"/>
              <w:bottom w:val="single" w:sz="4" w:space="0" w:color="auto"/>
              <w:right w:val="nil"/>
            </w:tcBorders>
          </w:tcPr>
          <w:p w14:paraId="5F668DBF" w14:textId="611B9589" w:rsidR="003C601B" w:rsidRPr="00EA2074" w:rsidRDefault="0012208C" w:rsidP="00BE3B5B">
            <w:r>
              <w:t>S</w:t>
            </w:r>
            <w:r w:rsidR="00F9473B">
              <w:t>ystem Ana</w:t>
            </w:r>
            <w:r w:rsidR="00E15C73">
              <w:t>lyst</w:t>
            </w:r>
            <w:r w:rsidR="00A33017">
              <w:t xml:space="preserve"> a</w:t>
            </w:r>
            <w:r w:rsidR="00AB3F7E">
              <w:t xml:space="preserve">nd </w:t>
            </w:r>
            <w:r w:rsidR="001D6CFB">
              <w:t>Programm</w:t>
            </w:r>
            <w:r w:rsidR="00EA6E8D">
              <w:t>er</w:t>
            </w:r>
          </w:p>
        </w:tc>
        <w:tc>
          <w:tcPr>
            <w:tcW w:w="2760" w:type="dxa"/>
            <w:tcBorders>
              <w:left w:val="nil"/>
              <w:bottom w:val="single" w:sz="4" w:space="0" w:color="auto"/>
              <w:right w:val="nil"/>
            </w:tcBorders>
          </w:tcPr>
          <w:p w14:paraId="7C58CA80" w14:textId="333605FE" w:rsidR="003C601B" w:rsidRPr="00EA2074" w:rsidRDefault="00EA18DC" w:rsidP="00BE3B5B">
            <w:r>
              <w:t>S</w:t>
            </w:r>
            <w:r w:rsidR="00E9042E">
              <w:t>v</w:t>
            </w:r>
            <w:r>
              <w:t>9</w:t>
            </w:r>
            <w:r w:rsidR="005C7A1B">
              <w:t>48@</w:t>
            </w:r>
            <w:r w:rsidR="0045048F">
              <w:t>uowmail.edu.au</w:t>
            </w:r>
          </w:p>
        </w:tc>
      </w:tr>
      <w:tr w:rsidR="00E25334" w14:paraId="02632D71" w14:textId="77777777" w:rsidTr="00FB6D0C">
        <w:tc>
          <w:tcPr>
            <w:tcW w:w="1965" w:type="dxa"/>
            <w:tcBorders>
              <w:left w:val="nil"/>
              <w:bottom w:val="single" w:sz="4" w:space="0" w:color="auto"/>
              <w:right w:val="nil"/>
            </w:tcBorders>
          </w:tcPr>
          <w:p w14:paraId="78125D60" w14:textId="24CB3B7E" w:rsidR="00E25334" w:rsidRDefault="00EB13BD" w:rsidP="00BE3B5B">
            <w:r>
              <w:t>S</w:t>
            </w:r>
            <w:r w:rsidR="00DA54E6">
              <w:t>ourav Laha</w:t>
            </w:r>
          </w:p>
        </w:tc>
        <w:tc>
          <w:tcPr>
            <w:tcW w:w="2288" w:type="dxa"/>
            <w:tcBorders>
              <w:left w:val="nil"/>
              <w:bottom w:val="single" w:sz="4" w:space="0" w:color="auto"/>
              <w:right w:val="nil"/>
            </w:tcBorders>
          </w:tcPr>
          <w:p w14:paraId="739518BE" w14:textId="3FC9EC64" w:rsidR="00E25334" w:rsidRDefault="00DA54E6" w:rsidP="00BE3B5B">
            <w:r>
              <w:t xml:space="preserve">Team </w:t>
            </w:r>
            <w:r w:rsidR="001B1A0B">
              <w:t>Member</w:t>
            </w:r>
          </w:p>
        </w:tc>
        <w:tc>
          <w:tcPr>
            <w:tcW w:w="2013" w:type="dxa"/>
            <w:tcBorders>
              <w:left w:val="nil"/>
              <w:bottom w:val="single" w:sz="4" w:space="0" w:color="auto"/>
              <w:right w:val="nil"/>
            </w:tcBorders>
          </w:tcPr>
          <w:p w14:paraId="39E32E61" w14:textId="481E17A1" w:rsidR="00E25334" w:rsidRDefault="001B1A0B" w:rsidP="00BE3B5B">
            <w:r>
              <w:t xml:space="preserve">System Analyst </w:t>
            </w:r>
          </w:p>
        </w:tc>
        <w:tc>
          <w:tcPr>
            <w:tcW w:w="2760" w:type="dxa"/>
            <w:tcBorders>
              <w:left w:val="nil"/>
              <w:bottom w:val="single" w:sz="4" w:space="0" w:color="auto"/>
              <w:right w:val="nil"/>
            </w:tcBorders>
          </w:tcPr>
          <w:p w14:paraId="5B7714BB" w14:textId="017ADC14" w:rsidR="00E25334" w:rsidRDefault="00F02F3E" w:rsidP="00BE3B5B">
            <w:r>
              <w:t>s</w:t>
            </w:r>
            <w:r w:rsidR="0001256A">
              <w:t>l523@uowmail.edu.au</w:t>
            </w:r>
          </w:p>
        </w:tc>
      </w:tr>
      <w:tr w:rsidR="003C601B" w14:paraId="6F679122" w14:textId="77777777" w:rsidTr="00E536D6">
        <w:tc>
          <w:tcPr>
            <w:tcW w:w="9026" w:type="dxa"/>
            <w:gridSpan w:val="4"/>
            <w:tcBorders>
              <w:left w:val="nil"/>
              <w:right w:val="nil"/>
            </w:tcBorders>
          </w:tcPr>
          <w:p w14:paraId="40A0AF08" w14:textId="6A8E0D57" w:rsidR="003C601B" w:rsidRDefault="000A0433" w:rsidP="00BE3B5B">
            <w:pPr>
              <w:rPr>
                <w:b/>
                <w:bCs/>
              </w:rPr>
            </w:pPr>
            <w:r>
              <w:rPr>
                <w:b/>
                <w:bCs/>
              </w:rPr>
              <w:t xml:space="preserve">Sign-off: </w:t>
            </w:r>
            <w:r w:rsidR="004C6C90" w:rsidRPr="004C6C90">
              <w:t>B.H., M.O., R.M., D.H.T., S.V., S.L.</w:t>
            </w:r>
          </w:p>
        </w:tc>
      </w:tr>
    </w:tbl>
    <w:p w14:paraId="5CBEAAA9" w14:textId="77777777" w:rsidR="005074F1" w:rsidRPr="00BE3B5B" w:rsidRDefault="005074F1" w:rsidP="00BE3B5B"/>
    <w:p w14:paraId="11A5563A" w14:textId="77777777" w:rsidR="00EC4133" w:rsidRPr="00BE3B5B" w:rsidRDefault="00EC4133" w:rsidP="00BE3B5B"/>
    <w:p w14:paraId="35C572BF" w14:textId="77777777" w:rsidR="00EC4133" w:rsidRPr="00BE3B5B" w:rsidRDefault="00EC4133" w:rsidP="00BE3B5B"/>
    <w:p w14:paraId="29BAB75C" w14:textId="77777777" w:rsidR="00EC4133" w:rsidRPr="00BE3B5B" w:rsidRDefault="00EC4133" w:rsidP="00BE3B5B"/>
    <w:p w14:paraId="0B4F1D2C" w14:textId="77777777" w:rsidR="00EC4133" w:rsidRPr="00BE3B5B" w:rsidRDefault="00EC4133" w:rsidP="00BE3B5B"/>
    <w:p w14:paraId="3DEE6054" w14:textId="77777777" w:rsidR="00EC4133" w:rsidRPr="00BE3B5B" w:rsidRDefault="00EC4133" w:rsidP="00BE3B5B"/>
    <w:p w14:paraId="76830A6B" w14:textId="77777777" w:rsidR="00EC4133" w:rsidRPr="00BE3B5B" w:rsidRDefault="00EC4133" w:rsidP="00BE3B5B"/>
    <w:p w14:paraId="0398DC47" w14:textId="77777777" w:rsidR="00EC4133" w:rsidRPr="00BE3B5B" w:rsidRDefault="00EC4133" w:rsidP="00BE3B5B"/>
    <w:p w14:paraId="38D8B7AA" w14:textId="77777777" w:rsidR="00EC4133" w:rsidRPr="00BE3B5B" w:rsidRDefault="00EC4133" w:rsidP="00BE3B5B"/>
    <w:p w14:paraId="51D87E6F" w14:textId="77777777" w:rsidR="00EC4133" w:rsidRPr="00BE3B5B" w:rsidRDefault="00EC4133" w:rsidP="00BE3B5B"/>
    <w:p w14:paraId="72BE6E0F" w14:textId="77777777" w:rsidR="00EC4133" w:rsidRPr="00BE3B5B" w:rsidRDefault="00EC4133" w:rsidP="00BE3B5B"/>
    <w:p w14:paraId="7409164F" w14:textId="77777777" w:rsidR="00EC4133" w:rsidRPr="00BE3B5B" w:rsidRDefault="00EC4133" w:rsidP="00BE3B5B"/>
    <w:p w14:paraId="5B00AEC4" w14:textId="77777777" w:rsidR="00EC4133" w:rsidRPr="00BE3B5B" w:rsidRDefault="00EC4133" w:rsidP="00BE3B5B"/>
    <w:p w14:paraId="08773585" w14:textId="77777777" w:rsidR="00EC4133" w:rsidRPr="00BE3B5B" w:rsidRDefault="00EC4133" w:rsidP="00BE3B5B"/>
    <w:p w14:paraId="7FB6C226" w14:textId="77777777" w:rsidR="00EC4133" w:rsidRPr="00BE3B5B" w:rsidRDefault="00EC4133" w:rsidP="00BE3B5B"/>
    <w:p w14:paraId="286F40E3" w14:textId="77777777" w:rsidR="00EC4133" w:rsidRPr="00BE3B5B" w:rsidRDefault="00EC4133" w:rsidP="00BE3B5B"/>
    <w:p w14:paraId="0F76217D" w14:textId="77777777" w:rsidR="00EC4133" w:rsidRPr="00BE3B5B" w:rsidRDefault="00EC4133" w:rsidP="00BE3B5B"/>
    <w:p w14:paraId="19E80B2E" w14:textId="77777777" w:rsidR="00EC4133" w:rsidRPr="00BE3B5B" w:rsidRDefault="00EC4133" w:rsidP="00BE3B5B"/>
    <w:p w14:paraId="3A30CEA6" w14:textId="77777777" w:rsidR="00EC4133" w:rsidRPr="00BE3B5B" w:rsidRDefault="00EC4133" w:rsidP="00BE3B5B"/>
    <w:p w14:paraId="794C89D2" w14:textId="77777777" w:rsidR="00EC4133" w:rsidRPr="00BE3B5B" w:rsidRDefault="00EC4133" w:rsidP="00BE3B5B"/>
    <w:p w14:paraId="08626763" w14:textId="77777777" w:rsidR="00EC4133" w:rsidRPr="00BE3B5B" w:rsidRDefault="00EC4133" w:rsidP="00BE3B5B"/>
    <w:p w14:paraId="02376D2D" w14:textId="6130E5EA" w:rsidR="00EC4133" w:rsidRPr="00BE3B5B" w:rsidRDefault="00BE3B5B" w:rsidP="00BE3B5B">
      <w:r>
        <w:br w:type="page"/>
      </w:r>
    </w:p>
    <w:p w14:paraId="649D6481" w14:textId="211462FC" w:rsidR="00EC4133" w:rsidRPr="00D75C14" w:rsidRDefault="00EC4133" w:rsidP="00D75C14">
      <w:pPr>
        <w:pStyle w:val="Heading1"/>
        <w:rPr>
          <w:rStyle w:val="normaltextrun"/>
        </w:rPr>
      </w:pPr>
      <w:bookmarkStart w:id="11" w:name="_Toc1708576177"/>
      <w:r w:rsidRPr="00D75C14">
        <w:rPr>
          <w:rStyle w:val="normaltextrun"/>
        </w:rPr>
        <w:t>Project Scope Management</w:t>
      </w:r>
      <w:bookmarkEnd w:id="11"/>
    </w:p>
    <w:p w14:paraId="1E4BA622" w14:textId="77777777" w:rsidR="00EC4133" w:rsidRPr="00BE3B5B" w:rsidRDefault="00EC4133" w:rsidP="00BE3B5B"/>
    <w:tbl>
      <w:tblPr>
        <w:tblStyle w:val="TableGrid"/>
        <w:tblW w:w="0" w:type="auto"/>
        <w:tblLook w:val="04A0" w:firstRow="1" w:lastRow="0" w:firstColumn="1" w:lastColumn="0" w:noHBand="0" w:noVBand="1"/>
      </w:tblPr>
      <w:tblGrid>
        <w:gridCol w:w="2977"/>
        <w:gridCol w:w="6039"/>
      </w:tblGrid>
      <w:tr w:rsidR="0080716F" w:rsidRPr="00523DCF" w14:paraId="477AC9C0" w14:textId="77777777">
        <w:tc>
          <w:tcPr>
            <w:tcW w:w="9016" w:type="dxa"/>
            <w:gridSpan w:val="2"/>
            <w:tcBorders>
              <w:top w:val="nil"/>
              <w:left w:val="nil"/>
              <w:bottom w:val="nil"/>
              <w:right w:val="nil"/>
            </w:tcBorders>
          </w:tcPr>
          <w:p w14:paraId="6E8034E9" w14:textId="77777777" w:rsidR="0080716F" w:rsidRPr="00523DCF" w:rsidRDefault="0080716F">
            <w:r>
              <w:rPr>
                <w:b/>
                <w:bCs/>
              </w:rPr>
              <w:t xml:space="preserve">Project Title: </w:t>
            </w:r>
            <w:r w:rsidRPr="00227705">
              <w:t>Air</w:t>
            </w:r>
            <w:r>
              <w:t>port</w:t>
            </w:r>
            <w:r w:rsidRPr="00227705">
              <w:t xml:space="preserve"> Lo</w:t>
            </w:r>
            <w:r>
              <w:t>unge Management System</w:t>
            </w:r>
          </w:p>
        </w:tc>
      </w:tr>
      <w:tr w:rsidR="0080716F" w:rsidRPr="009B61C2" w14:paraId="35E9E1A2" w14:textId="77777777" w:rsidTr="001473BE">
        <w:tc>
          <w:tcPr>
            <w:tcW w:w="2977" w:type="dxa"/>
            <w:tcBorders>
              <w:top w:val="nil"/>
              <w:left w:val="nil"/>
              <w:bottom w:val="single" w:sz="4" w:space="0" w:color="auto"/>
              <w:right w:val="nil"/>
            </w:tcBorders>
          </w:tcPr>
          <w:p w14:paraId="6408E9F0" w14:textId="26D33FA7" w:rsidR="0080716F" w:rsidRPr="009B61C2" w:rsidRDefault="00D4048F">
            <w:pPr>
              <w:rPr>
                <w:color w:val="FF0000"/>
              </w:rPr>
            </w:pPr>
            <w:r>
              <w:rPr>
                <w:b/>
                <w:bCs/>
              </w:rPr>
              <w:t>D</w:t>
            </w:r>
            <w:r w:rsidR="0080716F">
              <w:rPr>
                <w:b/>
                <w:bCs/>
              </w:rPr>
              <w:t xml:space="preserve">ate: </w:t>
            </w:r>
            <w:r w:rsidR="001473BE" w:rsidRPr="001473BE">
              <w:t>29</w:t>
            </w:r>
            <w:r w:rsidR="001473BE" w:rsidRPr="001473BE">
              <w:rPr>
                <w:vertAlign w:val="superscript"/>
              </w:rPr>
              <w:t>th</w:t>
            </w:r>
            <w:r w:rsidR="001473BE" w:rsidRPr="001473BE">
              <w:t xml:space="preserve"> May (Mon), 2023</w:t>
            </w:r>
          </w:p>
        </w:tc>
        <w:tc>
          <w:tcPr>
            <w:tcW w:w="6039" w:type="dxa"/>
            <w:tcBorders>
              <w:top w:val="nil"/>
              <w:left w:val="nil"/>
              <w:bottom w:val="single" w:sz="4" w:space="0" w:color="auto"/>
              <w:right w:val="nil"/>
            </w:tcBorders>
          </w:tcPr>
          <w:p w14:paraId="6AB4E394" w14:textId="1D48C02E" w:rsidR="00BD2A8F" w:rsidRDefault="00D4048F" w:rsidP="00BD2A8F">
            <w:r>
              <w:rPr>
                <w:b/>
                <w:bCs/>
              </w:rPr>
              <w:t xml:space="preserve">Prepared </w:t>
            </w:r>
            <w:r w:rsidR="00E841AC">
              <w:rPr>
                <w:b/>
                <w:bCs/>
              </w:rPr>
              <w:t>by</w:t>
            </w:r>
            <w:r w:rsidR="0080716F">
              <w:rPr>
                <w:b/>
                <w:bCs/>
              </w:rPr>
              <w:t xml:space="preserve">: </w:t>
            </w:r>
            <w:r w:rsidR="00BD2A8F">
              <w:t xml:space="preserve">Bradley Harris, </w:t>
            </w:r>
            <w:r w:rsidR="00747EC3">
              <w:t>P</w:t>
            </w:r>
            <w:r w:rsidR="00BD2A8F">
              <w:t>hone</w:t>
            </w:r>
            <w:r w:rsidR="00747EC3">
              <w:t>: 0437435885</w:t>
            </w:r>
            <w:r w:rsidR="00BD2A8F">
              <w:t xml:space="preserve">, </w:t>
            </w:r>
            <w:hyperlink r:id="rId10" w:history="1">
              <w:r w:rsidR="00BD2A8F" w:rsidRPr="00A905E7">
                <w:rPr>
                  <w:rStyle w:val="Hyperlink"/>
                </w:rPr>
                <w:t>brh980@uowmail.edu.au</w:t>
              </w:r>
            </w:hyperlink>
            <w:r w:rsidR="00BD2A8F" w:rsidRPr="00AF52B4">
              <w:t> </w:t>
            </w:r>
          </w:p>
          <w:p w14:paraId="450397F8" w14:textId="388B868C" w:rsidR="0080716F" w:rsidRPr="00BD2A8F" w:rsidRDefault="0080716F">
            <w:pPr>
              <w:rPr>
                <w:color w:val="FF0000"/>
              </w:rPr>
            </w:pPr>
          </w:p>
        </w:tc>
      </w:tr>
      <w:tr w:rsidR="0080716F" w:rsidRPr="001C12D4" w14:paraId="68F3C21A" w14:textId="77777777">
        <w:tc>
          <w:tcPr>
            <w:tcW w:w="9016" w:type="dxa"/>
            <w:gridSpan w:val="2"/>
            <w:tcBorders>
              <w:top w:val="single" w:sz="4" w:space="0" w:color="auto"/>
              <w:left w:val="nil"/>
              <w:bottom w:val="single" w:sz="4" w:space="0" w:color="auto"/>
              <w:right w:val="nil"/>
            </w:tcBorders>
          </w:tcPr>
          <w:p w14:paraId="5542ED97" w14:textId="392291F5" w:rsidR="006414CA" w:rsidRPr="006414CA" w:rsidRDefault="002736C1" w:rsidP="006414CA">
            <w:pPr>
              <w:rPr>
                <w:b/>
                <w:bCs/>
              </w:rPr>
            </w:pPr>
            <w:r>
              <w:rPr>
                <w:b/>
                <w:bCs/>
              </w:rPr>
              <w:t>Project Summary and Justification</w:t>
            </w:r>
            <w:r w:rsidR="006414CA">
              <w:rPr>
                <w:b/>
                <w:bCs/>
              </w:rPr>
              <w:t>:</w:t>
            </w:r>
          </w:p>
          <w:p w14:paraId="5C67DE72" w14:textId="6EACEAAF" w:rsidR="0080716F" w:rsidRDefault="00D37D29" w:rsidP="006414CA">
            <w:r>
              <w:t>Fly</w:t>
            </w:r>
            <w:r w:rsidR="00C364C9">
              <w:t>D</w:t>
            </w:r>
            <w:r w:rsidR="00870D41">
              <w:t>r</w:t>
            </w:r>
            <w:r w:rsidR="00C364C9">
              <w:t>eamAir</w:t>
            </w:r>
            <w:r w:rsidR="00101533">
              <w:t xml:space="preserve"> has </w:t>
            </w:r>
            <w:r w:rsidR="00BB5F82">
              <w:t>n</w:t>
            </w:r>
            <w:r w:rsidR="00745C67">
              <w:t xml:space="preserve">oticed </w:t>
            </w:r>
            <w:r w:rsidR="00F45DBD">
              <w:t>a</w:t>
            </w:r>
            <w:r w:rsidR="0060439D">
              <w:t xml:space="preserve"> </w:t>
            </w:r>
            <w:r w:rsidR="005D129A">
              <w:t xml:space="preserve">need for a new </w:t>
            </w:r>
            <w:r w:rsidR="00691A91">
              <w:t xml:space="preserve">IT system to manage its </w:t>
            </w:r>
            <w:r w:rsidR="00A75B7C">
              <w:t>airport lounges</w:t>
            </w:r>
            <w:r w:rsidR="00145CF3">
              <w:t xml:space="preserve">. </w:t>
            </w:r>
            <w:r w:rsidR="00F903A5">
              <w:t xml:space="preserve">The existing system </w:t>
            </w:r>
            <w:r w:rsidR="00C661ED">
              <w:t xml:space="preserve">was implementing </w:t>
            </w:r>
            <w:r w:rsidR="00895EB1">
              <w:t>in 1999 and</w:t>
            </w:r>
            <w:r w:rsidR="009B546C">
              <w:t xml:space="preserve"> </w:t>
            </w:r>
            <w:r w:rsidR="00F26C58">
              <w:t xml:space="preserve">was only </w:t>
            </w:r>
            <w:r w:rsidR="0074314B">
              <w:t>intended to held 4000 customer a day</w:t>
            </w:r>
            <w:r w:rsidR="00CD4FCB">
              <w:t xml:space="preserve">. </w:t>
            </w:r>
            <w:r w:rsidR="002B7E08">
              <w:t xml:space="preserve">Due to the </w:t>
            </w:r>
            <w:r w:rsidR="00BD68C9">
              <w:t>increase of custo</w:t>
            </w:r>
            <w:r w:rsidR="00564CDF">
              <w:t>mers over</w:t>
            </w:r>
            <w:r w:rsidR="00B2142F">
              <w:t xml:space="preserve"> </w:t>
            </w:r>
            <w:r w:rsidR="00C568BE">
              <w:t>the years</w:t>
            </w:r>
            <w:r w:rsidR="008F710D">
              <w:t xml:space="preserve">, the system </w:t>
            </w:r>
            <w:r w:rsidR="00A762C7">
              <w:t xml:space="preserve">often </w:t>
            </w:r>
            <w:r w:rsidR="00771D8F">
              <w:t>cr</w:t>
            </w:r>
            <w:r w:rsidR="00807161">
              <w:t xml:space="preserve">ashes </w:t>
            </w:r>
            <w:r w:rsidR="00BB7E36">
              <w:t>a</w:t>
            </w:r>
            <w:r w:rsidR="009A6E84">
              <w:t xml:space="preserve">nd </w:t>
            </w:r>
            <w:r w:rsidR="00F16697">
              <w:t>w</w:t>
            </w:r>
            <w:r w:rsidR="005A3BA8">
              <w:t xml:space="preserve">ould be </w:t>
            </w:r>
            <w:r w:rsidR="00A4405C">
              <w:t>down for a day</w:t>
            </w:r>
            <w:r w:rsidR="004572DE">
              <w:t xml:space="preserve">, preventing people from </w:t>
            </w:r>
            <w:r w:rsidR="00E22E50">
              <w:t xml:space="preserve">interacting with it. </w:t>
            </w:r>
            <w:r w:rsidR="00F156BA">
              <w:t xml:space="preserve">The system was </w:t>
            </w:r>
            <w:r w:rsidR="00CA278D">
              <w:t xml:space="preserve">also written in pascel </w:t>
            </w:r>
            <w:r w:rsidR="00EF0E6C">
              <w:t>whi</w:t>
            </w:r>
            <w:r w:rsidR="00FD7220">
              <w:t xml:space="preserve">ch </w:t>
            </w:r>
            <w:r w:rsidR="00401FE9">
              <w:t xml:space="preserve">is </w:t>
            </w:r>
            <w:r w:rsidR="007A360A">
              <w:t xml:space="preserve">not </w:t>
            </w:r>
            <w:r w:rsidR="00F27F54">
              <w:t>compat</w:t>
            </w:r>
            <w:r w:rsidR="002C0126">
              <w:t xml:space="preserve">ible with many </w:t>
            </w:r>
            <w:r w:rsidR="00A842BE">
              <w:t>current operating system</w:t>
            </w:r>
            <w:r w:rsidR="00EB678E">
              <w:t xml:space="preserve">s. </w:t>
            </w:r>
            <w:r w:rsidR="007D2E13">
              <w:t xml:space="preserve">The new system </w:t>
            </w:r>
            <w:r w:rsidR="00E129FF">
              <w:t xml:space="preserve">will </w:t>
            </w:r>
            <w:r w:rsidR="008B101D">
              <w:t>be</w:t>
            </w:r>
            <w:r w:rsidR="00B731B4">
              <w:t xml:space="preserve"> </w:t>
            </w:r>
            <w:r w:rsidR="000F1F03">
              <w:t>user friend</w:t>
            </w:r>
            <w:r w:rsidR="00392BF2">
              <w:t>ly</w:t>
            </w:r>
            <w:r w:rsidR="005730BF">
              <w:t xml:space="preserve"> for c</w:t>
            </w:r>
            <w:r w:rsidR="00DC0962">
              <w:t>ustomers and staff</w:t>
            </w:r>
            <w:r w:rsidR="00AC67F0">
              <w:t xml:space="preserve">, allowing </w:t>
            </w:r>
            <w:r w:rsidR="007A12DF">
              <w:t xml:space="preserve">productivity and </w:t>
            </w:r>
            <w:r w:rsidR="005A64EF">
              <w:t xml:space="preserve">customer satisfaction </w:t>
            </w:r>
            <w:r w:rsidR="005E10DF">
              <w:t>to increase</w:t>
            </w:r>
            <w:r w:rsidR="001E09D5">
              <w:t>.</w:t>
            </w:r>
            <w:r w:rsidR="00695AFF">
              <w:t xml:space="preserve"> I</w:t>
            </w:r>
            <w:r w:rsidR="009F0D22">
              <w:t>t</w:t>
            </w:r>
            <w:r w:rsidR="00695AFF" w:rsidRPr="00695AFF">
              <w:t xml:space="preserve"> will</w:t>
            </w:r>
            <w:r w:rsidR="009F0D22">
              <w:t xml:space="preserve"> also</w:t>
            </w:r>
            <w:r w:rsidR="00695AFF" w:rsidRPr="00695AFF">
              <w:t xml:space="preserve"> significantly reduce the workload of staff by allowing customers to book airport lounges without the need for extensive assistance from employees</w:t>
            </w:r>
            <w:r w:rsidR="00A63DBB">
              <w:t>. The budget</w:t>
            </w:r>
            <w:r w:rsidR="00F21A63">
              <w:t xml:space="preserve"> </w:t>
            </w:r>
            <w:r w:rsidR="007B5284">
              <w:t>for the project is</w:t>
            </w:r>
            <w:r w:rsidR="006057C7">
              <w:rPr>
                <w:color w:val="FF0000"/>
              </w:rPr>
              <w:t xml:space="preserve"> </w:t>
            </w:r>
            <w:r w:rsidR="000C4448" w:rsidRPr="00371A4D">
              <w:rPr>
                <w:color w:val="FF0000"/>
              </w:rPr>
              <w:t>$</w:t>
            </w:r>
            <w:r w:rsidR="008235B1" w:rsidRPr="00371A4D">
              <w:rPr>
                <w:color w:val="FF0000"/>
              </w:rPr>
              <w:t>248,0</w:t>
            </w:r>
            <w:r w:rsidR="00466909" w:rsidRPr="00371A4D">
              <w:rPr>
                <w:color w:val="FF0000"/>
              </w:rPr>
              <w:t>24</w:t>
            </w:r>
            <w:r w:rsidR="00C537A1">
              <w:t>. After the project is completed</w:t>
            </w:r>
            <w:r w:rsidR="00D63A14">
              <w:t>, an</w:t>
            </w:r>
            <w:r w:rsidR="00CD717C">
              <w:t xml:space="preserve"> </w:t>
            </w:r>
            <w:r w:rsidR="001574B7">
              <w:t xml:space="preserve">additional </w:t>
            </w:r>
            <w:r w:rsidR="00F84D07">
              <w:rPr>
                <w:color w:val="FF0000"/>
              </w:rPr>
              <w:t>$</w:t>
            </w:r>
            <w:r w:rsidR="006B5244">
              <w:rPr>
                <w:color w:val="FF0000"/>
              </w:rPr>
              <w:t>xxx</w:t>
            </w:r>
            <w:r w:rsidR="00823073">
              <w:t xml:space="preserve">each year is required for </w:t>
            </w:r>
            <w:r w:rsidR="008B060B">
              <w:t>operational maint</w:t>
            </w:r>
            <w:r w:rsidR="00EA5217">
              <w:t>en</w:t>
            </w:r>
            <w:r w:rsidR="008B060B">
              <w:t>ance</w:t>
            </w:r>
            <w:r w:rsidR="00103EB9">
              <w:t xml:space="preserve">. </w:t>
            </w:r>
            <w:r w:rsidR="00257F52" w:rsidRPr="00257F52">
              <w:t xml:space="preserve">The project must have a payback period of </w:t>
            </w:r>
            <w:r w:rsidR="00257F52" w:rsidRPr="0098192B">
              <w:rPr>
                <w:color w:val="FF0000"/>
              </w:rPr>
              <w:t>no more than one year</w:t>
            </w:r>
            <w:r w:rsidR="00257F52" w:rsidRPr="00257F52">
              <w:t>.</w:t>
            </w:r>
          </w:p>
          <w:p w14:paraId="03A19592" w14:textId="736CEE6B" w:rsidR="0080716F" w:rsidRPr="006414CA" w:rsidRDefault="0080716F" w:rsidP="006414CA"/>
        </w:tc>
      </w:tr>
      <w:tr w:rsidR="00933452" w:rsidRPr="001C12D4" w14:paraId="2D66B27A" w14:textId="77777777">
        <w:tc>
          <w:tcPr>
            <w:tcW w:w="9016" w:type="dxa"/>
            <w:gridSpan w:val="2"/>
            <w:tcBorders>
              <w:top w:val="single" w:sz="4" w:space="0" w:color="auto"/>
              <w:left w:val="nil"/>
              <w:bottom w:val="single" w:sz="4" w:space="0" w:color="auto"/>
              <w:right w:val="nil"/>
            </w:tcBorders>
          </w:tcPr>
          <w:p w14:paraId="3FF0EC84" w14:textId="77777777" w:rsidR="00933452" w:rsidRDefault="00933452" w:rsidP="006414CA">
            <w:pPr>
              <w:rPr>
                <w:b/>
                <w:bCs/>
              </w:rPr>
            </w:pPr>
            <w:r>
              <w:rPr>
                <w:b/>
                <w:bCs/>
              </w:rPr>
              <w:t>Product Chara</w:t>
            </w:r>
            <w:r w:rsidR="00E5699A">
              <w:rPr>
                <w:b/>
                <w:bCs/>
              </w:rPr>
              <w:t>c</w:t>
            </w:r>
            <w:r>
              <w:rPr>
                <w:b/>
                <w:bCs/>
              </w:rPr>
              <w:t>t</w:t>
            </w:r>
            <w:r w:rsidR="00E5699A">
              <w:rPr>
                <w:b/>
                <w:bCs/>
              </w:rPr>
              <w:t xml:space="preserve">eristics and </w:t>
            </w:r>
            <w:r w:rsidR="00EC79D9">
              <w:rPr>
                <w:b/>
                <w:bCs/>
              </w:rPr>
              <w:t>Requirement</w:t>
            </w:r>
            <w:r w:rsidR="00FE039D">
              <w:rPr>
                <w:b/>
                <w:bCs/>
              </w:rPr>
              <w:t>:</w:t>
            </w:r>
          </w:p>
          <w:p w14:paraId="2BBB1DBA" w14:textId="719F38DB" w:rsidR="00FE039D" w:rsidRDefault="00B177FD" w:rsidP="00B177FD">
            <w:pPr>
              <w:pStyle w:val="ListParagraph"/>
              <w:numPr>
                <w:ilvl w:val="0"/>
                <w:numId w:val="14"/>
              </w:numPr>
            </w:pPr>
            <w:r>
              <w:t xml:space="preserve">Hardware and </w:t>
            </w:r>
            <w:r w:rsidR="00AF0218">
              <w:t>s</w:t>
            </w:r>
            <w:r w:rsidR="005B1A0C">
              <w:t xml:space="preserve">ystem: The new IT system will be </w:t>
            </w:r>
            <w:r w:rsidR="0098192B">
              <w:t>integ</w:t>
            </w:r>
            <w:r w:rsidR="001A5557">
              <w:t>rate</w:t>
            </w:r>
            <w:r w:rsidR="008D1666">
              <w:t>d</w:t>
            </w:r>
            <w:r w:rsidR="003B4056">
              <w:t xml:space="preserve"> </w:t>
            </w:r>
            <w:r w:rsidR="00432B91">
              <w:t xml:space="preserve">with the </w:t>
            </w:r>
            <w:r w:rsidR="006815D5">
              <w:t>existing hardware</w:t>
            </w:r>
            <w:r w:rsidR="00706AB9">
              <w:t xml:space="preserve">. The software </w:t>
            </w:r>
            <w:r w:rsidR="00FF27DA">
              <w:t xml:space="preserve">should be compatible with modern day technology, easily integrate with third-party applications. This will allow easy visibility among airport services. </w:t>
            </w:r>
            <w:r w:rsidR="008F506B">
              <w:t>The database with l</w:t>
            </w:r>
            <w:r w:rsidR="00FF27DA">
              <w:t xml:space="preserve">ow-latency </w:t>
            </w:r>
            <w:r w:rsidR="008F506B">
              <w:t>provision</w:t>
            </w:r>
            <w:r w:rsidR="00FF27DA">
              <w:t xml:space="preserve"> would enable efficient </w:t>
            </w:r>
            <w:r w:rsidR="008F506B">
              <w:t xml:space="preserve">data flow to make the system more responsive. </w:t>
            </w:r>
          </w:p>
          <w:p w14:paraId="47845206" w14:textId="1AD4149F" w:rsidR="006665FD" w:rsidRPr="00FF27DA" w:rsidRDefault="00A11007" w:rsidP="008F506B">
            <w:pPr>
              <w:pStyle w:val="ListParagraph"/>
              <w:numPr>
                <w:ilvl w:val="0"/>
                <w:numId w:val="14"/>
              </w:numPr>
            </w:pPr>
            <w:r>
              <w:t xml:space="preserve">User </w:t>
            </w:r>
            <w:r w:rsidR="00BE12B4">
              <w:t xml:space="preserve">Interface: </w:t>
            </w:r>
            <w:r w:rsidR="009B5E08">
              <w:t xml:space="preserve">The new </w:t>
            </w:r>
            <w:r w:rsidR="00F2782D">
              <w:t xml:space="preserve">IT </w:t>
            </w:r>
            <w:r w:rsidR="00DB01E0">
              <w:t xml:space="preserve">system </w:t>
            </w:r>
            <w:r w:rsidR="00E001CE">
              <w:t xml:space="preserve">will </w:t>
            </w:r>
            <w:r w:rsidR="00ED7354">
              <w:t>implement a</w:t>
            </w:r>
            <w:r w:rsidR="00AF7667">
              <w:t>n</w:t>
            </w:r>
            <w:r w:rsidR="00ED7354">
              <w:t xml:space="preserve"> </w:t>
            </w:r>
            <w:r w:rsidR="00E37089">
              <w:t xml:space="preserve">interface </w:t>
            </w:r>
            <w:r w:rsidR="00212835">
              <w:t>which is compati</w:t>
            </w:r>
            <w:r w:rsidR="00D00D3F">
              <w:t>ble</w:t>
            </w:r>
            <w:r w:rsidR="005033B6">
              <w:t xml:space="preserve"> with </w:t>
            </w:r>
            <w:r w:rsidR="003C125F">
              <w:t xml:space="preserve">modern </w:t>
            </w:r>
            <w:r w:rsidR="00784AF6">
              <w:t>operati</w:t>
            </w:r>
            <w:r w:rsidR="00FC1442">
              <w:t xml:space="preserve">ng </w:t>
            </w:r>
            <w:r w:rsidR="00887DAD">
              <w:t>system</w:t>
            </w:r>
            <w:r w:rsidR="00D00D3F">
              <w:t xml:space="preserve"> and</w:t>
            </w:r>
            <w:r w:rsidR="00087E48">
              <w:t xml:space="preserve"> will allow customer </w:t>
            </w:r>
            <w:r w:rsidR="001B2DFA">
              <w:t xml:space="preserve">access </w:t>
            </w:r>
            <w:r w:rsidR="0085760C">
              <w:t xml:space="preserve">booking system. </w:t>
            </w:r>
            <w:r w:rsidR="00E80AD1">
              <w:t xml:space="preserve">A website </w:t>
            </w:r>
            <w:r w:rsidR="0026085F">
              <w:t xml:space="preserve">will </w:t>
            </w:r>
            <w:r w:rsidR="00327B37">
              <w:t xml:space="preserve">be </w:t>
            </w:r>
            <w:r w:rsidR="0026085F">
              <w:t xml:space="preserve">developed </w:t>
            </w:r>
            <w:r w:rsidR="00EC3D2E">
              <w:t>using Hyper</w:t>
            </w:r>
            <w:r w:rsidR="002F5A76">
              <w:t>t</w:t>
            </w:r>
            <w:r w:rsidR="00EC3D2E">
              <w:t>ext M</w:t>
            </w:r>
            <w:r w:rsidR="00AF7EAA">
              <w:t xml:space="preserve">arkup </w:t>
            </w:r>
            <w:r w:rsidR="00EC3D2E">
              <w:t>L</w:t>
            </w:r>
            <w:r w:rsidR="00AF7EAA">
              <w:t>an</w:t>
            </w:r>
            <w:r w:rsidR="002F5A76">
              <w:t>guage (HTML)</w:t>
            </w:r>
            <w:r w:rsidR="007B0D36">
              <w:t>.</w:t>
            </w:r>
            <w:r w:rsidR="000D0CF6">
              <w:t xml:space="preserve"> The design of </w:t>
            </w:r>
            <w:r w:rsidR="00D225A5">
              <w:t xml:space="preserve">the website </w:t>
            </w:r>
            <w:r w:rsidR="00C72979">
              <w:t>will be</w:t>
            </w:r>
            <w:r w:rsidR="00D225A5">
              <w:t xml:space="preserve"> </w:t>
            </w:r>
            <w:r w:rsidR="00E96E89">
              <w:t>hieratica</w:t>
            </w:r>
            <w:r w:rsidR="00104A03">
              <w:t>l</w:t>
            </w:r>
            <w:r w:rsidR="001D244E">
              <w:t xml:space="preserve"> so that user</w:t>
            </w:r>
            <w:r w:rsidR="001130B2">
              <w:t>s</w:t>
            </w:r>
            <w:r w:rsidR="001D244E">
              <w:t xml:space="preserve"> are able to navigate </w:t>
            </w:r>
            <w:r w:rsidR="00C7562D">
              <w:t>it</w:t>
            </w:r>
            <w:r w:rsidR="00104A03">
              <w:t xml:space="preserve"> easily</w:t>
            </w:r>
            <w:r w:rsidR="00233351">
              <w:t>.</w:t>
            </w:r>
          </w:p>
          <w:p w14:paraId="3E8C74B9" w14:textId="327C946F" w:rsidR="006665FD" w:rsidRPr="00B177FD" w:rsidRDefault="006665FD" w:rsidP="00FF27DA">
            <w:pPr>
              <w:pStyle w:val="ListParagraph"/>
            </w:pPr>
          </w:p>
        </w:tc>
      </w:tr>
      <w:tr w:rsidR="002F7C59" w:rsidRPr="001C12D4" w14:paraId="00C4DFFD" w14:textId="77777777">
        <w:tc>
          <w:tcPr>
            <w:tcW w:w="9016" w:type="dxa"/>
            <w:gridSpan w:val="2"/>
            <w:tcBorders>
              <w:top w:val="single" w:sz="4" w:space="0" w:color="auto"/>
              <w:left w:val="nil"/>
              <w:bottom w:val="single" w:sz="4" w:space="0" w:color="auto"/>
              <w:right w:val="nil"/>
            </w:tcBorders>
          </w:tcPr>
          <w:p w14:paraId="6E2F0177" w14:textId="77777777" w:rsidR="002F7C59" w:rsidRDefault="0013113C" w:rsidP="006414CA">
            <w:pPr>
              <w:rPr>
                <w:b/>
                <w:bCs/>
              </w:rPr>
            </w:pPr>
            <w:r>
              <w:rPr>
                <w:b/>
                <w:bCs/>
              </w:rPr>
              <w:t>Su</w:t>
            </w:r>
            <w:r w:rsidR="000B0A76">
              <w:rPr>
                <w:b/>
                <w:bCs/>
              </w:rPr>
              <w:t xml:space="preserve">mmary </w:t>
            </w:r>
            <w:r w:rsidR="00EC3D66">
              <w:rPr>
                <w:b/>
                <w:bCs/>
              </w:rPr>
              <w:t xml:space="preserve">of </w:t>
            </w:r>
            <w:r w:rsidR="002D7979">
              <w:rPr>
                <w:b/>
                <w:bCs/>
              </w:rPr>
              <w:t>Project Deliver</w:t>
            </w:r>
            <w:r w:rsidR="00C40825">
              <w:rPr>
                <w:b/>
                <w:bCs/>
              </w:rPr>
              <w:t>ables</w:t>
            </w:r>
          </w:p>
          <w:p w14:paraId="7C54B7EF" w14:textId="77777777" w:rsidR="001D1C2D" w:rsidRDefault="001D1C2D" w:rsidP="006414CA">
            <w:pPr>
              <w:rPr>
                <w:b/>
                <w:bCs/>
              </w:rPr>
            </w:pPr>
          </w:p>
          <w:p w14:paraId="5C9AD06C" w14:textId="77777777" w:rsidR="001D1C2D" w:rsidRDefault="006074DB" w:rsidP="006414CA">
            <w:pPr>
              <w:rPr>
                <w:b/>
                <w:bCs/>
              </w:rPr>
            </w:pPr>
            <w:r>
              <w:rPr>
                <w:b/>
                <w:bCs/>
              </w:rPr>
              <w:t xml:space="preserve">Project </w:t>
            </w:r>
            <w:r w:rsidR="00BC5696">
              <w:rPr>
                <w:b/>
                <w:bCs/>
              </w:rPr>
              <w:t>managem</w:t>
            </w:r>
            <w:r w:rsidR="003F1A60">
              <w:rPr>
                <w:b/>
                <w:bCs/>
              </w:rPr>
              <w:t xml:space="preserve">ent-related </w:t>
            </w:r>
            <w:r w:rsidR="0032633E">
              <w:rPr>
                <w:b/>
                <w:bCs/>
              </w:rPr>
              <w:t>deliverables</w:t>
            </w:r>
            <w:r w:rsidR="007C6C1B">
              <w:rPr>
                <w:b/>
                <w:bCs/>
              </w:rPr>
              <w:t>:</w:t>
            </w:r>
            <w:r w:rsidR="006A1785">
              <w:rPr>
                <w:b/>
                <w:bCs/>
              </w:rPr>
              <w:t xml:space="preserve"> </w:t>
            </w:r>
          </w:p>
          <w:p w14:paraId="2CE63A94" w14:textId="4559F812" w:rsidR="000B37CE" w:rsidRDefault="00FE5DD5" w:rsidP="006414CA">
            <w:r>
              <w:t>Business case</w:t>
            </w:r>
            <w:r w:rsidR="00B251E8">
              <w:t>, p</w:t>
            </w:r>
            <w:r>
              <w:t>roject charter</w:t>
            </w:r>
            <w:r w:rsidR="00B251E8">
              <w:t>, p</w:t>
            </w:r>
            <w:r>
              <w:t>roject scope statement</w:t>
            </w:r>
            <w:r w:rsidR="00B251E8">
              <w:t>,</w:t>
            </w:r>
            <w:r>
              <w:t xml:space="preserve"> WBS, WBS dictionary and project schedule</w:t>
            </w:r>
            <w:r w:rsidR="00830A32">
              <w:t>, r</w:t>
            </w:r>
            <w:r>
              <w:t>isk management</w:t>
            </w:r>
            <w:r w:rsidR="00830A32">
              <w:t xml:space="preserve">, </w:t>
            </w:r>
            <w:r w:rsidR="00DD2564">
              <w:t>e</w:t>
            </w:r>
            <w:r>
              <w:t>ffort/cost estimation</w:t>
            </w:r>
            <w:r w:rsidR="0006717B">
              <w:t>, d</w:t>
            </w:r>
            <w:r>
              <w:t>emonstration of project execution</w:t>
            </w:r>
            <w:r w:rsidR="00C36A47">
              <w:t xml:space="preserve">, </w:t>
            </w:r>
            <w:r>
              <w:t>effective use of version control system</w:t>
            </w:r>
            <w:r w:rsidR="00C5687F">
              <w:t xml:space="preserve">, </w:t>
            </w:r>
            <w:r w:rsidR="00E3203D">
              <w:t>p</w:t>
            </w:r>
            <w:r>
              <w:t>roject closing</w:t>
            </w:r>
            <w:r w:rsidR="008F506B">
              <w:t>,</w:t>
            </w:r>
            <w:r>
              <w:t xml:space="preserve"> and lesson learnt</w:t>
            </w:r>
            <w:r w:rsidR="006E5A5D">
              <w:t>,</w:t>
            </w:r>
            <w:r w:rsidR="000C0EEF">
              <w:t xml:space="preserve"> m</w:t>
            </w:r>
            <w:r>
              <w:t>eeting records</w:t>
            </w:r>
            <w:r w:rsidR="00586F82">
              <w:t>, u</w:t>
            </w:r>
            <w:r>
              <w:t xml:space="preserve">ser interface prototypes </w:t>
            </w:r>
            <w:r w:rsidR="00586F82">
              <w:t>and f</w:t>
            </w:r>
            <w:r>
              <w:t>unctionality implementation</w:t>
            </w:r>
            <w:r w:rsidR="003D2329">
              <w:t>.</w:t>
            </w:r>
          </w:p>
          <w:p w14:paraId="27BCB528" w14:textId="77777777" w:rsidR="00AA52FD" w:rsidRDefault="00AA52FD" w:rsidP="006414CA"/>
          <w:p w14:paraId="7C8D6392" w14:textId="4EA94FD7" w:rsidR="00AA52FD" w:rsidRDefault="001D1032" w:rsidP="006414CA">
            <w:pPr>
              <w:rPr>
                <w:b/>
                <w:bCs/>
              </w:rPr>
            </w:pPr>
            <w:r>
              <w:rPr>
                <w:b/>
                <w:bCs/>
              </w:rPr>
              <w:t>Product-related deliverables</w:t>
            </w:r>
            <w:r w:rsidR="00375BCA">
              <w:rPr>
                <w:b/>
                <w:bCs/>
              </w:rPr>
              <w:t>:</w:t>
            </w:r>
          </w:p>
          <w:p w14:paraId="465EB01F" w14:textId="24D2A9EF" w:rsidR="008F506B" w:rsidRDefault="008F506B" w:rsidP="008F506B">
            <w:pPr>
              <w:pStyle w:val="ListParagraph"/>
              <w:numPr>
                <w:ilvl w:val="0"/>
                <w:numId w:val="15"/>
              </w:numPr>
            </w:pPr>
            <w:r>
              <w:t>Website: Design on the website is user-friendly, and people will be able to access it via any browser as well as being stable and responsive. This will allow more customers to book simultaneously in real-time. It will have links to enable customers to register for membership, check for availability of lounges, their bookings and cancellation, pay-per-use prices. Additionally, the website will consist of accessibility features such as Text-to-speech, and magnification.</w:t>
            </w:r>
            <w:r w:rsidR="002160FD">
              <w:t xml:space="preserve"> </w:t>
            </w:r>
            <w:r w:rsidR="00B4436E">
              <w:t xml:space="preserve">Customers will be delivered mobile </w:t>
            </w:r>
            <w:r w:rsidR="009537F0">
              <w:t xml:space="preserve">and email </w:t>
            </w:r>
            <w:r w:rsidR="00683E89">
              <w:t>notification</w:t>
            </w:r>
            <w:r w:rsidR="009537F0">
              <w:t xml:space="preserve">s </w:t>
            </w:r>
            <w:r w:rsidR="00DE71C8">
              <w:t>for</w:t>
            </w:r>
            <w:r w:rsidR="009537F0">
              <w:t xml:space="preserve"> registrations, memberships, availabilities and cancellations.</w:t>
            </w:r>
          </w:p>
          <w:p w14:paraId="356AE541" w14:textId="78509485" w:rsidR="00921369" w:rsidRDefault="00E605A8" w:rsidP="00921369">
            <w:pPr>
              <w:pStyle w:val="ListParagraph"/>
              <w:numPr>
                <w:ilvl w:val="0"/>
                <w:numId w:val="15"/>
              </w:numPr>
            </w:pPr>
            <w:r>
              <w:t>S</w:t>
            </w:r>
            <w:r w:rsidR="008C0C49">
              <w:t>taff</w:t>
            </w:r>
            <w:r w:rsidR="004B2790">
              <w:t xml:space="preserve"> Portal: The new system</w:t>
            </w:r>
            <w:r w:rsidR="007979A0">
              <w:t xml:space="preserve"> </w:t>
            </w:r>
            <w:r w:rsidR="00531012">
              <w:t>will provide</w:t>
            </w:r>
            <w:r w:rsidR="00B71A5E">
              <w:t xml:space="preserve"> a</w:t>
            </w:r>
            <w:r w:rsidR="00531012">
              <w:t xml:space="preserve"> staff portal </w:t>
            </w:r>
            <w:r w:rsidR="00575A2C">
              <w:t>so staff can</w:t>
            </w:r>
            <w:r w:rsidR="00C12FBF">
              <w:t xml:space="preserve"> manage</w:t>
            </w:r>
            <w:r w:rsidR="00AD0A73">
              <w:t xml:space="preserve"> and organise</w:t>
            </w:r>
            <w:r w:rsidR="00FA2E69">
              <w:t xml:space="preserve"> customer details </w:t>
            </w:r>
            <w:r w:rsidR="00F534FE">
              <w:t>and credit in</w:t>
            </w:r>
            <w:r w:rsidR="00F80EE4">
              <w:t>formation</w:t>
            </w:r>
            <w:r w:rsidR="000D0553">
              <w:t>.</w:t>
            </w:r>
            <w:r w:rsidR="00A3064E">
              <w:t xml:space="preserve"> The portal can allow staff to log in their hours </w:t>
            </w:r>
            <w:r w:rsidR="005D4049">
              <w:t>which</w:t>
            </w:r>
            <w:r w:rsidR="00586252">
              <w:t xml:space="preserve"> can </w:t>
            </w:r>
            <w:r w:rsidR="00E35A40">
              <w:t xml:space="preserve">track </w:t>
            </w:r>
            <w:r w:rsidR="00E911B7">
              <w:t>their availability</w:t>
            </w:r>
            <w:r w:rsidR="007C241F">
              <w:t xml:space="preserve">. </w:t>
            </w:r>
            <w:r w:rsidR="00047CCF">
              <w:t xml:space="preserve">It also provides </w:t>
            </w:r>
            <w:r w:rsidR="0035246D">
              <w:t xml:space="preserve">facilitated feedback to improve the </w:t>
            </w:r>
            <w:r w:rsidR="0072280D">
              <w:t>website.</w:t>
            </w:r>
          </w:p>
          <w:p w14:paraId="20308757" w14:textId="68A8BAB3" w:rsidR="002F7C59" w:rsidRPr="00457C1F" w:rsidRDefault="007A1EA8" w:rsidP="008F506B">
            <w:pPr>
              <w:pStyle w:val="ListParagraph"/>
              <w:numPr>
                <w:ilvl w:val="0"/>
                <w:numId w:val="15"/>
              </w:numPr>
            </w:pPr>
            <w:r>
              <w:t>D</w:t>
            </w:r>
            <w:r w:rsidR="00DA596B">
              <w:t>ata</w:t>
            </w:r>
            <w:r w:rsidR="005D695A">
              <w:t>base</w:t>
            </w:r>
            <w:r w:rsidR="009C7587">
              <w:t xml:space="preserve">: </w:t>
            </w:r>
            <w:r w:rsidR="009106FB">
              <w:t xml:space="preserve">The database system </w:t>
            </w:r>
            <w:r w:rsidR="00C602AE">
              <w:t>will allo</w:t>
            </w:r>
            <w:r w:rsidR="00771B65">
              <w:t xml:space="preserve">w staff to </w:t>
            </w:r>
            <w:r w:rsidR="00A40DAA">
              <w:t xml:space="preserve">store </w:t>
            </w:r>
            <w:r w:rsidR="00D82B9C">
              <w:t xml:space="preserve">information about </w:t>
            </w:r>
            <w:r w:rsidR="00434FA2">
              <w:t>bookings or cancellations</w:t>
            </w:r>
            <w:r w:rsidR="00C22E79">
              <w:t xml:space="preserve"> for lounges, </w:t>
            </w:r>
            <w:r w:rsidR="00434FA2">
              <w:t>occupancy management, customer membership</w:t>
            </w:r>
            <w:r w:rsidR="00977CAF">
              <w:t>.</w:t>
            </w:r>
          </w:p>
        </w:tc>
      </w:tr>
      <w:tr w:rsidR="00835EE4" w:rsidRPr="001C12D4" w14:paraId="184AAF28" w14:textId="77777777">
        <w:tc>
          <w:tcPr>
            <w:tcW w:w="9016" w:type="dxa"/>
            <w:gridSpan w:val="2"/>
            <w:tcBorders>
              <w:top w:val="single" w:sz="4" w:space="0" w:color="auto"/>
              <w:left w:val="nil"/>
              <w:bottom w:val="single" w:sz="4" w:space="0" w:color="auto"/>
              <w:right w:val="nil"/>
            </w:tcBorders>
          </w:tcPr>
          <w:p w14:paraId="3178F008" w14:textId="77777777" w:rsidR="00835EE4" w:rsidRDefault="00A547DE" w:rsidP="006414CA">
            <w:pPr>
              <w:rPr>
                <w:b/>
                <w:bCs/>
              </w:rPr>
            </w:pPr>
            <w:r>
              <w:rPr>
                <w:b/>
                <w:bCs/>
              </w:rPr>
              <w:t>Project Success</w:t>
            </w:r>
            <w:r w:rsidR="00D6216E">
              <w:rPr>
                <w:b/>
                <w:bCs/>
              </w:rPr>
              <w:t xml:space="preserve"> </w:t>
            </w:r>
            <w:r>
              <w:rPr>
                <w:b/>
                <w:bCs/>
              </w:rPr>
              <w:t>Criteria</w:t>
            </w:r>
            <w:r w:rsidR="00D44B4D">
              <w:rPr>
                <w:b/>
                <w:bCs/>
              </w:rPr>
              <w:t>:</w:t>
            </w:r>
          </w:p>
          <w:p w14:paraId="44E54995" w14:textId="46839309" w:rsidR="008D06F1" w:rsidRPr="00F87E68" w:rsidRDefault="00F24DBB" w:rsidP="00FF27DA">
            <w:r>
              <w:t xml:space="preserve">Our goal is to </w:t>
            </w:r>
            <w:r w:rsidR="00660289">
              <w:t xml:space="preserve">complete this project within </w:t>
            </w:r>
            <w:r w:rsidR="00F1602A" w:rsidRPr="00F1602A">
              <w:rPr>
                <w:color w:val="FF0000"/>
              </w:rPr>
              <w:t>???weeks</w:t>
            </w:r>
            <w:r w:rsidR="00F1602A">
              <w:rPr>
                <w:color w:val="FF0000"/>
              </w:rPr>
              <w:t xml:space="preserve"> </w:t>
            </w:r>
            <w:r w:rsidR="003651E2">
              <w:t>for no</w:t>
            </w:r>
            <w:r w:rsidR="00F87E68">
              <w:t xml:space="preserve"> more </w:t>
            </w:r>
            <w:r w:rsidR="002A6767">
              <w:t>than</w:t>
            </w:r>
            <w:r w:rsidR="00F87E68">
              <w:t xml:space="preserve"> </w:t>
            </w:r>
            <w:r w:rsidR="00F87E68" w:rsidRPr="00F87E68">
              <w:rPr>
                <w:color w:val="FF0000"/>
              </w:rPr>
              <w:t>$????</w:t>
            </w:r>
            <w:r w:rsidR="00F87E68">
              <w:t xml:space="preserve">. </w:t>
            </w:r>
            <w:r w:rsidR="00705326">
              <w:t xml:space="preserve">The main goal is to provide </w:t>
            </w:r>
            <w:r w:rsidR="00B4229E">
              <w:t xml:space="preserve">a </w:t>
            </w:r>
            <w:r w:rsidR="002C489B">
              <w:t xml:space="preserve">new IT system which will </w:t>
            </w:r>
            <w:r w:rsidR="00946F09">
              <w:t>op</w:t>
            </w:r>
            <w:r w:rsidR="00CE3A38">
              <w:t>timise airport lounge management system. To achieve this t</w:t>
            </w:r>
            <w:r w:rsidR="002D572B">
              <w:t>he system must meet all</w:t>
            </w:r>
            <w:r w:rsidR="00D46155">
              <w:t xml:space="preserve"> requirement with the given time</w:t>
            </w:r>
            <w:r w:rsidR="002D572B">
              <w:t xml:space="preserve"> and budget. </w:t>
            </w:r>
            <w:r w:rsidR="00362802">
              <w:t xml:space="preserve">Customer </w:t>
            </w:r>
            <w:r w:rsidR="00677DE2">
              <w:t xml:space="preserve">satisfaction </w:t>
            </w:r>
            <w:r w:rsidR="00362802">
              <w:t xml:space="preserve">and Staff </w:t>
            </w:r>
            <w:r w:rsidR="00677DE2">
              <w:t>productivity</w:t>
            </w:r>
            <w:r w:rsidR="00362802">
              <w:t xml:space="preserve"> will be prioritized with the help of f</w:t>
            </w:r>
            <w:r w:rsidR="002D572B">
              <w:t>eedback from customers</w:t>
            </w:r>
            <w:r w:rsidR="00362802">
              <w:t xml:space="preserve">, </w:t>
            </w:r>
            <w:r w:rsidR="00860DDA">
              <w:t>staff members</w:t>
            </w:r>
            <w:r w:rsidR="00C16F91">
              <w:t>,</w:t>
            </w:r>
            <w:r w:rsidR="002D572B">
              <w:t xml:space="preserve"> and stakeholders. </w:t>
            </w:r>
            <w:r w:rsidR="002D572B" w:rsidRPr="008E2E47">
              <w:t xml:space="preserve">The system </w:t>
            </w:r>
            <w:r w:rsidR="00677DE2">
              <w:t>must</w:t>
            </w:r>
            <w:r w:rsidR="002D572B" w:rsidRPr="008E2E47">
              <w:t xml:space="preserve"> be </w:t>
            </w:r>
            <w:r w:rsidR="00C16F91">
              <w:t xml:space="preserve">flexible to accommodate </w:t>
            </w:r>
            <w:r w:rsidR="000E1FA5">
              <w:t>various</w:t>
            </w:r>
            <w:r w:rsidR="00C16F91">
              <w:t xml:space="preserve"> booking options and facilitate </w:t>
            </w:r>
            <w:r w:rsidR="00810712">
              <w:t>more</w:t>
            </w:r>
            <w:r w:rsidR="00E01A21">
              <w:t xml:space="preserve"> customers</w:t>
            </w:r>
            <w:r w:rsidR="00590BB6">
              <w:t xml:space="preserve"> and server load</w:t>
            </w:r>
            <w:r w:rsidR="006E1F41">
              <w:t xml:space="preserve"> while being </w:t>
            </w:r>
            <w:r w:rsidR="004A42B0">
              <w:t>stable</w:t>
            </w:r>
            <w:r w:rsidR="006E1F41">
              <w:t xml:space="preserve"> and </w:t>
            </w:r>
            <w:r w:rsidR="004A42B0">
              <w:t>comprise of security features</w:t>
            </w:r>
            <w:r w:rsidR="002D572B" w:rsidRPr="008E2E47">
              <w:t>.</w:t>
            </w:r>
            <w:r w:rsidR="002D572B">
              <w:t xml:space="preserve"> It also </w:t>
            </w:r>
            <w:r w:rsidR="002D572B" w:rsidRPr="008E2E47">
              <w:t>must meet all legal and regulatory requirements</w:t>
            </w:r>
            <w:r w:rsidR="002D572B">
              <w:t xml:space="preserve"> of the aviation industry</w:t>
            </w:r>
            <w:r w:rsidR="002D572B" w:rsidRPr="008E2E47">
              <w:t>.</w:t>
            </w:r>
            <w:r w:rsidR="004A42B0">
              <w:t xml:space="preserve"> </w:t>
            </w:r>
            <w:r w:rsidR="00FF27DA">
              <w:t>It should also be</w:t>
            </w:r>
            <w:r w:rsidR="002D572B" w:rsidRPr="008E2E47">
              <w:t xml:space="preserve"> </w:t>
            </w:r>
            <w:r w:rsidR="009E78C7">
              <w:t>accessible, multi-lingual</w:t>
            </w:r>
            <w:r w:rsidR="002D572B" w:rsidRPr="008E2E47">
              <w:t xml:space="preserve">, with clear and concise instructions for </w:t>
            </w:r>
            <w:r w:rsidR="00E169EC">
              <w:t>user</w:t>
            </w:r>
            <w:r w:rsidR="00FF27DA">
              <w:t>s</w:t>
            </w:r>
            <w:r w:rsidR="00E169EC">
              <w:t>.</w:t>
            </w:r>
            <w:r w:rsidR="002D572B">
              <w:t xml:space="preserve"> </w:t>
            </w:r>
            <w:r w:rsidR="008F506B">
              <w:t>As well as</w:t>
            </w:r>
            <w:r w:rsidR="002D572B">
              <w:t xml:space="preserve"> it </w:t>
            </w:r>
            <w:r w:rsidR="00FF27DA">
              <w:t>must</w:t>
            </w:r>
            <w:r w:rsidR="002D572B">
              <w:t xml:space="preserve"> </w:t>
            </w:r>
            <w:r w:rsidR="002D572B" w:rsidRPr="008E2E47">
              <w:t>be tested thoroughly to ensure that it is functioning as intended and meets all performance and quality standards</w:t>
            </w:r>
            <w:r w:rsidR="00FF27DA">
              <w:t>.</w:t>
            </w:r>
          </w:p>
          <w:p w14:paraId="0817E8CD" w14:textId="7EF34651" w:rsidR="00835EE4" w:rsidRDefault="00835EE4" w:rsidP="006414CA">
            <w:pPr>
              <w:rPr>
                <w:b/>
                <w:bCs/>
              </w:rPr>
            </w:pPr>
          </w:p>
        </w:tc>
      </w:tr>
    </w:tbl>
    <w:p w14:paraId="0BA5813B" w14:textId="4008CD01" w:rsidR="00EC4133" w:rsidRPr="00BE3B5B" w:rsidRDefault="00EC4133" w:rsidP="00BE3B5B"/>
    <w:p w14:paraId="371E994B" w14:textId="77777777" w:rsidR="00EC4133" w:rsidRPr="00BE3B5B" w:rsidRDefault="00EC4133" w:rsidP="00BE3B5B"/>
    <w:p w14:paraId="0ABFBEF8" w14:textId="5FE94AF5" w:rsidR="00EC4133" w:rsidRPr="00BE3B5B" w:rsidRDefault="001F5CBC" w:rsidP="00BE3B5B">
      <w:r>
        <w:rPr>
          <w:noProof/>
        </w:rPr>
        <w:drawing>
          <wp:inline distT="0" distB="0" distL="0" distR="0" wp14:anchorId="6AA3B28E" wp14:editId="1370EB5A">
            <wp:extent cx="5731510" cy="3200400"/>
            <wp:effectExtent l="0" t="0" r="2540" b="0"/>
            <wp:docPr id="77976545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1EFB8" w14:textId="77777777" w:rsidR="00EC4133" w:rsidRPr="00BE3B5B" w:rsidRDefault="00EC4133" w:rsidP="00BE3B5B"/>
    <w:p w14:paraId="0D809615" w14:textId="77777777" w:rsidR="00EC4133" w:rsidRPr="00BE3B5B" w:rsidRDefault="00EC4133" w:rsidP="00BE3B5B"/>
    <w:p w14:paraId="3D29B391" w14:textId="77777777" w:rsidR="00EC4133" w:rsidRPr="00BE3B5B" w:rsidRDefault="00EC4133" w:rsidP="00BE3B5B"/>
    <w:p w14:paraId="7402EED4" w14:textId="77777777" w:rsidR="00EC4133" w:rsidRPr="00BE3B5B" w:rsidRDefault="00EC4133" w:rsidP="00BE3B5B"/>
    <w:p w14:paraId="726E5B85" w14:textId="77777777" w:rsidR="00EC4133" w:rsidRPr="00BE3B5B" w:rsidRDefault="00EC4133" w:rsidP="00BE3B5B"/>
    <w:p w14:paraId="0BC4BC98" w14:textId="77777777" w:rsidR="00EC4133" w:rsidRPr="00BE3B5B" w:rsidRDefault="00EC4133" w:rsidP="00BE3B5B"/>
    <w:p w14:paraId="7A8D164A" w14:textId="77777777" w:rsidR="00EC4133" w:rsidRPr="00BE3B5B" w:rsidRDefault="00EC4133" w:rsidP="00BE3B5B"/>
    <w:p w14:paraId="53BD0D76" w14:textId="77777777" w:rsidR="00EC4133" w:rsidRPr="00BE3B5B" w:rsidRDefault="00EC4133" w:rsidP="00BE3B5B"/>
    <w:p w14:paraId="067F8000" w14:textId="77777777" w:rsidR="00EC4133" w:rsidRPr="00BE3B5B" w:rsidRDefault="00EC4133" w:rsidP="00BE3B5B"/>
    <w:p w14:paraId="0F5964EF" w14:textId="77777777" w:rsidR="00EC4133" w:rsidRPr="00BE3B5B" w:rsidRDefault="00EC4133" w:rsidP="00BE3B5B"/>
    <w:p w14:paraId="5E558804" w14:textId="5189F73D" w:rsidR="00EC4133" w:rsidRPr="00BE3B5B" w:rsidRDefault="00BE3B5B" w:rsidP="00BE3B5B">
      <w:r>
        <w:rPr>
          <w:rStyle w:val="normaltextrun"/>
          <w:rFonts w:ascii="Calibri" w:hAnsi="Calibri" w:cs="Calibri"/>
          <w:color w:val="4472C4"/>
          <w:sz w:val="44"/>
          <w:szCs w:val="44"/>
          <w:shd w:val="clear" w:color="auto" w:fill="FFFFFF"/>
        </w:rPr>
        <w:br w:type="page"/>
      </w:r>
    </w:p>
    <w:p w14:paraId="02EA061A" w14:textId="5182B055" w:rsidR="00703A81" w:rsidRDefault="00703A81" w:rsidP="00BE3B5B">
      <w:pPr>
        <w:sectPr w:rsidR="00703A81">
          <w:headerReference w:type="default" r:id="rId12"/>
          <w:footerReference w:type="default" r:id="rId13"/>
          <w:pgSz w:w="11906" w:h="16838"/>
          <w:pgMar w:top="1440" w:right="1440" w:bottom="1440" w:left="1440" w:header="708" w:footer="708" w:gutter="0"/>
          <w:cols w:space="708"/>
          <w:docGrid w:linePitch="360"/>
        </w:sectPr>
      </w:pPr>
    </w:p>
    <w:p w14:paraId="6E69F0EB" w14:textId="211462FC" w:rsidR="00DC6E1D" w:rsidRPr="00DC6E1D" w:rsidRDefault="00DC6E1D" w:rsidP="00597ACA">
      <w:pPr>
        <w:pStyle w:val="Heading1"/>
        <w:rPr>
          <w:shd w:val="clear" w:color="auto" w:fill="FFFFFF"/>
        </w:rPr>
      </w:pPr>
      <w:bookmarkStart w:id="12" w:name="_Toc2137805672"/>
      <w:r>
        <w:t>Work Breakdown Structure (WBS) and Project Schedule</w:t>
      </w:r>
      <w:bookmarkEnd w:id="12"/>
    </w:p>
    <w:p w14:paraId="19D273E0" w14:textId="13B8B8C6" w:rsidR="00DC6E1D" w:rsidRDefault="00DC6E1D" w:rsidP="00DC6E1D"/>
    <w:p w14:paraId="0E524126" w14:textId="77777777" w:rsidR="009E504D" w:rsidRDefault="009E504D">
      <w:r>
        <w:rPr>
          <w:noProof/>
        </w:rPr>
        <w:drawing>
          <wp:inline distT="0" distB="0" distL="0" distR="0" wp14:anchorId="69B00964" wp14:editId="02E26985">
            <wp:extent cx="8659504" cy="5042588"/>
            <wp:effectExtent l="0" t="0" r="8255" b="0"/>
            <wp:docPr id="84047053" name="Picture 84047053" descr="A picture containing screenshot, tex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053" name="Picture 2" descr="A picture containing screenshot, text, font,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77549" cy="5053096"/>
                    </a:xfrm>
                    <a:prstGeom prst="rect">
                      <a:avLst/>
                    </a:prstGeom>
                    <a:noFill/>
                    <a:ln>
                      <a:noFill/>
                    </a:ln>
                  </pic:spPr>
                </pic:pic>
              </a:graphicData>
            </a:graphic>
          </wp:inline>
        </w:drawing>
      </w:r>
    </w:p>
    <w:p w14:paraId="3B588C09" w14:textId="42F6BA34" w:rsidR="00DC6E1D" w:rsidRDefault="00DC6E1D">
      <w:r>
        <w:br w:type="page"/>
      </w:r>
    </w:p>
    <w:p w14:paraId="77E43629" w14:textId="211462FC" w:rsidR="00597ACA" w:rsidRDefault="00597ACA" w:rsidP="00597ACA">
      <w:pPr>
        <w:pStyle w:val="Heading1"/>
      </w:pPr>
      <w:bookmarkStart w:id="13" w:name="_Toc809512084"/>
      <w:r>
        <w:t>WBS Dictionary</w:t>
      </w:r>
      <w:bookmarkEnd w:id="13"/>
    </w:p>
    <w:tbl>
      <w:tblPr>
        <w:tblStyle w:val="GridTable1Light-Accent1"/>
        <w:tblW w:w="15310" w:type="dxa"/>
        <w:tblInd w:w="-714" w:type="dxa"/>
        <w:tblLook w:val="04A0" w:firstRow="1" w:lastRow="0" w:firstColumn="1" w:lastColumn="0" w:noHBand="0" w:noVBand="1"/>
      </w:tblPr>
      <w:tblGrid>
        <w:gridCol w:w="788"/>
        <w:gridCol w:w="2756"/>
        <w:gridCol w:w="10065"/>
        <w:gridCol w:w="1701"/>
      </w:tblGrid>
      <w:tr w:rsidR="002C3522" w14:paraId="41A2766E" w14:textId="052FC2A8" w:rsidTr="00887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dxa"/>
          </w:tcPr>
          <w:p w14:paraId="42471E56" w14:textId="34517867" w:rsidR="002823B9" w:rsidRPr="00B71557" w:rsidRDefault="00AD51A6" w:rsidP="00597ACA">
            <w:pPr>
              <w:rPr>
                <w:sz w:val="28"/>
                <w:szCs w:val="28"/>
              </w:rPr>
            </w:pPr>
            <w:r w:rsidRPr="00B71557">
              <w:rPr>
                <w:sz w:val="28"/>
                <w:szCs w:val="28"/>
              </w:rPr>
              <w:t xml:space="preserve">Task </w:t>
            </w:r>
            <w:r w:rsidR="002823B9" w:rsidRPr="00B71557">
              <w:rPr>
                <w:sz w:val="28"/>
                <w:szCs w:val="28"/>
              </w:rPr>
              <w:t>No.</w:t>
            </w:r>
          </w:p>
        </w:tc>
        <w:tc>
          <w:tcPr>
            <w:tcW w:w="2756" w:type="dxa"/>
          </w:tcPr>
          <w:p w14:paraId="3D63AA93" w14:textId="5DB91693" w:rsidR="002823B9" w:rsidRPr="00B71557" w:rsidRDefault="002823B9" w:rsidP="00597ACA">
            <w:pPr>
              <w:cnfStyle w:val="100000000000" w:firstRow="1" w:lastRow="0" w:firstColumn="0" w:lastColumn="0" w:oddVBand="0" w:evenVBand="0" w:oddHBand="0" w:evenHBand="0" w:firstRowFirstColumn="0" w:firstRowLastColumn="0" w:lastRowFirstColumn="0" w:lastRowLastColumn="0"/>
              <w:rPr>
                <w:sz w:val="28"/>
                <w:szCs w:val="28"/>
              </w:rPr>
            </w:pPr>
            <w:r w:rsidRPr="00B71557">
              <w:rPr>
                <w:sz w:val="28"/>
                <w:szCs w:val="28"/>
              </w:rPr>
              <w:t>Item</w:t>
            </w:r>
          </w:p>
        </w:tc>
        <w:tc>
          <w:tcPr>
            <w:tcW w:w="10065" w:type="dxa"/>
          </w:tcPr>
          <w:p w14:paraId="3393A15F" w14:textId="104A12B7" w:rsidR="002823B9" w:rsidRPr="00B71557" w:rsidRDefault="002823B9" w:rsidP="00597ACA">
            <w:pPr>
              <w:cnfStyle w:val="100000000000" w:firstRow="1" w:lastRow="0" w:firstColumn="0" w:lastColumn="0" w:oddVBand="0" w:evenVBand="0" w:oddHBand="0" w:evenHBand="0" w:firstRowFirstColumn="0" w:firstRowLastColumn="0" w:lastRowFirstColumn="0" w:lastRowLastColumn="0"/>
              <w:rPr>
                <w:sz w:val="28"/>
                <w:szCs w:val="28"/>
              </w:rPr>
            </w:pPr>
            <w:r w:rsidRPr="00B71557">
              <w:rPr>
                <w:sz w:val="28"/>
                <w:szCs w:val="28"/>
              </w:rPr>
              <w:t>Description</w:t>
            </w:r>
          </w:p>
        </w:tc>
        <w:tc>
          <w:tcPr>
            <w:tcW w:w="1701" w:type="dxa"/>
          </w:tcPr>
          <w:p w14:paraId="1A997009" w14:textId="328DC408" w:rsidR="00D326DE" w:rsidRDefault="00D326DE" w:rsidP="00597AC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Owner</w:t>
            </w:r>
          </w:p>
        </w:tc>
      </w:tr>
      <w:tr w:rsidR="002C3522" w:rsidRPr="002823B9" w14:paraId="291314BE" w14:textId="4BACC8CD" w:rsidTr="00887D81">
        <w:tc>
          <w:tcPr>
            <w:cnfStyle w:val="001000000000" w:firstRow="0" w:lastRow="0" w:firstColumn="1" w:lastColumn="0" w:oddVBand="0" w:evenVBand="0" w:oddHBand="0" w:evenHBand="0" w:firstRowFirstColumn="0" w:firstRowLastColumn="0" w:lastRowFirstColumn="0" w:lastRowLastColumn="0"/>
            <w:tcW w:w="788" w:type="dxa"/>
          </w:tcPr>
          <w:p w14:paraId="10A6274A" w14:textId="63FF6BEE" w:rsidR="002823B9" w:rsidRPr="002823B9" w:rsidRDefault="00CA3366" w:rsidP="00CA3366">
            <w:pPr>
              <w:rPr>
                <w:b w:val="0"/>
                <w:bCs w:val="0"/>
              </w:rPr>
            </w:pPr>
            <w:r w:rsidRPr="00CA3366">
              <w:rPr>
                <w:b w:val="0"/>
                <w:bCs w:val="0"/>
              </w:rPr>
              <w:t>1</w:t>
            </w:r>
          </w:p>
        </w:tc>
        <w:tc>
          <w:tcPr>
            <w:tcW w:w="2756" w:type="dxa"/>
          </w:tcPr>
          <w:p w14:paraId="513E06BE" w14:textId="5B1A0C53" w:rsidR="002823B9" w:rsidRPr="00B71557" w:rsidRDefault="008A61B0" w:rsidP="00597ACA">
            <w:pPr>
              <w:cnfStyle w:val="000000000000" w:firstRow="0" w:lastRow="0" w:firstColumn="0" w:lastColumn="0" w:oddVBand="0" w:evenVBand="0" w:oddHBand="0" w:evenHBand="0" w:firstRowFirstColumn="0" w:firstRowLastColumn="0" w:lastRowFirstColumn="0" w:lastRowLastColumn="0"/>
              <w:rPr>
                <w:b/>
              </w:rPr>
            </w:pPr>
            <w:r w:rsidRPr="00B71557">
              <w:rPr>
                <w:b/>
              </w:rPr>
              <w:t>Requirements Gathering</w:t>
            </w:r>
          </w:p>
        </w:tc>
        <w:tc>
          <w:tcPr>
            <w:tcW w:w="10065" w:type="dxa"/>
          </w:tcPr>
          <w:p w14:paraId="53957E17" w14:textId="164EE270" w:rsidR="002823B9" w:rsidRPr="002823B9" w:rsidRDefault="00855DD2" w:rsidP="00597ACA">
            <w:pPr>
              <w:cnfStyle w:val="000000000000" w:firstRow="0" w:lastRow="0" w:firstColumn="0" w:lastColumn="0" w:oddVBand="0" w:evenVBand="0" w:oddHBand="0" w:evenHBand="0" w:firstRowFirstColumn="0" w:firstRowLastColumn="0" w:lastRowFirstColumn="0" w:lastRowLastColumn="0"/>
            </w:pPr>
            <w:r>
              <w:t xml:space="preserve">To obtain </w:t>
            </w:r>
            <w:r w:rsidR="004C2A41">
              <w:t xml:space="preserve">the requirements for the project and useful data to assist with the development of the project. </w:t>
            </w:r>
          </w:p>
        </w:tc>
        <w:tc>
          <w:tcPr>
            <w:tcW w:w="1701" w:type="dxa"/>
          </w:tcPr>
          <w:p w14:paraId="57B553FE" w14:textId="77777777" w:rsidR="00D326DE"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795859CF" w14:textId="762BACFC" w:rsidTr="00887D81">
        <w:tc>
          <w:tcPr>
            <w:cnfStyle w:val="001000000000" w:firstRow="0" w:lastRow="0" w:firstColumn="1" w:lastColumn="0" w:oddVBand="0" w:evenVBand="0" w:oddHBand="0" w:evenHBand="0" w:firstRowFirstColumn="0" w:firstRowLastColumn="0" w:lastRowFirstColumn="0" w:lastRowLastColumn="0"/>
            <w:tcW w:w="788" w:type="dxa"/>
          </w:tcPr>
          <w:p w14:paraId="111786C1" w14:textId="0D252135" w:rsidR="00CD074B" w:rsidRPr="00CD074B" w:rsidRDefault="004C2A41" w:rsidP="00CA3366">
            <w:pPr>
              <w:rPr>
                <w:b w:val="0"/>
                <w:bCs w:val="0"/>
              </w:rPr>
            </w:pPr>
            <w:r w:rsidRPr="004C2A41">
              <w:rPr>
                <w:b w:val="0"/>
                <w:bCs w:val="0"/>
              </w:rPr>
              <w:t>2</w:t>
            </w:r>
          </w:p>
        </w:tc>
        <w:tc>
          <w:tcPr>
            <w:tcW w:w="2756" w:type="dxa"/>
          </w:tcPr>
          <w:p w14:paraId="4E99542F" w14:textId="0277387B" w:rsidR="00CD074B" w:rsidRPr="00CD074B" w:rsidRDefault="00703A81" w:rsidP="00597ACA">
            <w:pPr>
              <w:cnfStyle w:val="000000000000" w:firstRow="0" w:lastRow="0" w:firstColumn="0" w:lastColumn="0" w:oddVBand="0" w:evenVBand="0" w:oddHBand="0" w:evenHBand="0" w:firstRowFirstColumn="0" w:firstRowLastColumn="0" w:lastRowFirstColumn="0" w:lastRowLastColumn="0"/>
            </w:pPr>
            <w:r>
              <w:t xml:space="preserve">Construct </w:t>
            </w:r>
            <w:r w:rsidR="00883C4F">
              <w:t>q</w:t>
            </w:r>
            <w:r>
              <w:t>uestionnaires</w:t>
            </w:r>
            <w:r w:rsidR="00883C4F">
              <w:t xml:space="preserve"> &amp; interview questions</w:t>
            </w:r>
          </w:p>
        </w:tc>
        <w:tc>
          <w:tcPr>
            <w:tcW w:w="10065" w:type="dxa"/>
          </w:tcPr>
          <w:p w14:paraId="6B3F6025" w14:textId="0379FEA8" w:rsidR="00CD074B" w:rsidRPr="00CD074B" w:rsidRDefault="00883C4F" w:rsidP="00597ACA">
            <w:pPr>
              <w:cnfStyle w:val="000000000000" w:firstRow="0" w:lastRow="0" w:firstColumn="0" w:lastColumn="0" w:oddVBand="0" w:evenVBand="0" w:oddHBand="0" w:evenHBand="0" w:firstRowFirstColumn="0" w:firstRowLastColumn="0" w:lastRowFirstColumn="0" w:lastRowLastColumn="0"/>
            </w:pPr>
            <w:r>
              <w:t>C</w:t>
            </w:r>
            <w:r w:rsidR="003F5AA4">
              <w:t xml:space="preserve">onstructing </w:t>
            </w:r>
            <w:r w:rsidR="002053CF">
              <w:t>questions to ask customers of FlyDreamAir</w:t>
            </w:r>
            <w:r w:rsidR="00162CB7">
              <w:t xml:space="preserve"> </w:t>
            </w:r>
            <w:r w:rsidR="00415101">
              <w:t xml:space="preserve">to later be published online. Creating questions to ask the staff of FlyDreamAir for </w:t>
            </w:r>
            <w:r w:rsidR="002C0FFF">
              <w:t>interviews to be carried out. These questions</w:t>
            </w:r>
            <w:r w:rsidR="00831B54">
              <w:t xml:space="preserve"> will ask about the work processes</w:t>
            </w:r>
            <w:r w:rsidR="00F9326C">
              <w:t xml:space="preserve">, work environment, </w:t>
            </w:r>
            <w:r w:rsidR="00666F0A">
              <w:t xml:space="preserve">and </w:t>
            </w:r>
            <w:r w:rsidR="00A7552E">
              <w:t xml:space="preserve">management related tasks. </w:t>
            </w:r>
          </w:p>
        </w:tc>
        <w:tc>
          <w:tcPr>
            <w:tcW w:w="1701" w:type="dxa"/>
          </w:tcPr>
          <w:p w14:paraId="5E37B79E" w14:textId="77777777" w:rsidR="00D326DE"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45D4E210" w14:textId="1930B87C" w:rsidTr="00887D81">
        <w:tc>
          <w:tcPr>
            <w:cnfStyle w:val="001000000000" w:firstRow="0" w:lastRow="0" w:firstColumn="1" w:lastColumn="0" w:oddVBand="0" w:evenVBand="0" w:oddHBand="0" w:evenHBand="0" w:firstRowFirstColumn="0" w:firstRowLastColumn="0" w:lastRowFirstColumn="0" w:lastRowLastColumn="0"/>
            <w:tcW w:w="788" w:type="dxa"/>
          </w:tcPr>
          <w:p w14:paraId="5C0F9570" w14:textId="7FD39A7B" w:rsidR="002823B9" w:rsidRPr="002823B9" w:rsidRDefault="005E4D9B" w:rsidP="00CA3366">
            <w:pPr>
              <w:rPr>
                <w:b w:val="0"/>
                <w:bCs w:val="0"/>
              </w:rPr>
            </w:pPr>
            <w:r>
              <w:rPr>
                <w:b w:val="0"/>
                <w:bCs w:val="0"/>
              </w:rPr>
              <w:t>3</w:t>
            </w:r>
          </w:p>
        </w:tc>
        <w:tc>
          <w:tcPr>
            <w:tcW w:w="2756" w:type="dxa"/>
          </w:tcPr>
          <w:p w14:paraId="5CE4D06A" w14:textId="21D3E469" w:rsidR="002823B9" w:rsidRPr="002823B9" w:rsidRDefault="00936FE0" w:rsidP="00597ACA">
            <w:pPr>
              <w:cnfStyle w:val="000000000000" w:firstRow="0" w:lastRow="0" w:firstColumn="0" w:lastColumn="0" w:oddVBand="0" w:evenVBand="0" w:oddHBand="0" w:evenHBand="0" w:firstRowFirstColumn="0" w:firstRowLastColumn="0" w:lastRowFirstColumn="0" w:lastRowLastColumn="0"/>
            </w:pPr>
            <w:r>
              <w:t>Gather relevant</w:t>
            </w:r>
            <w:r w:rsidR="00C15672">
              <w:t xml:space="preserve"> business documentation and processes</w:t>
            </w:r>
          </w:p>
        </w:tc>
        <w:tc>
          <w:tcPr>
            <w:tcW w:w="10065" w:type="dxa"/>
          </w:tcPr>
          <w:p w14:paraId="511C4D78" w14:textId="3932F7B7" w:rsidR="002823B9" w:rsidRPr="002823B9" w:rsidRDefault="00DC7BE2" w:rsidP="00597ACA">
            <w:pPr>
              <w:cnfStyle w:val="000000000000" w:firstRow="0" w:lastRow="0" w:firstColumn="0" w:lastColumn="0" w:oddVBand="0" w:evenVBand="0" w:oddHBand="0" w:evenHBand="0" w:firstRowFirstColumn="0" w:firstRowLastColumn="0" w:lastRowFirstColumn="0" w:lastRowLastColumn="0"/>
            </w:pPr>
            <w:r>
              <w:t xml:space="preserve">Gather and copy the relevant documentation for the business that includes the </w:t>
            </w:r>
            <w:r w:rsidR="00FA75A9">
              <w:t>processes taken for bookings</w:t>
            </w:r>
            <w:r w:rsidR="0081178D">
              <w:t xml:space="preserve">, payments, </w:t>
            </w:r>
            <w:r w:rsidR="00741128">
              <w:t>and</w:t>
            </w:r>
            <w:r w:rsidR="0081178D">
              <w:t xml:space="preserve"> </w:t>
            </w:r>
            <w:r w:rsidR="00B24CA1">
              <w:t>scheduling</w:t>
            </w:r>
            <w:r w:rsidR="00A436B9">
              <w:t xml:space="preserve"> as well as</w:t>
            </w:r>
            <w:r w:rsidR="00C43EA8">
              <w:t xml:space="preserve"> </w:t>
            </w:r>
            <w:r w:rsidR="004E2CD2">
              <w:t xml:space="preserve">existing infrastructure used to </w:t>
            </w:r>
            <w:r w:rsidR="00887D81">
              <w:t>execute these tasks.</w:t>
            </w:r>
          </w:p>
        </w:tc>
        <w:tc>
          <w:tcPr>
            <w:tcW w:w="1701" w:type="dxa"/>
          </w:tcPr>
          <w:p w14:paraId="4FC9941A" w14:textId="77777777" w:rsidR="00D326DE"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781BEAFE" w14:textId="4FA41AA4" w:rsidTr="00887D81">
        <w:tc>
          <w:tcPr>
            <w:cnfStyle w:val="001000000000" w:firstRow="0" w:lastRow="0" w:firstColumn="1" w:lastColumn="0" w:oddVBand="0" w:evenVBand="0" w:oddHBand="0" w:evenHBand="0" w:firstRowFirstColumn="0" w:firstRowLastColumn="0" w:lastRowFirstColumn="0" w:lastRowLastColumn="0"/>
            <w:tcW w:w="788" w:type="dxa"/>
          </w:tcPr>
          <w:p w14:paraId="12F1681E" w14:textId="5DACA172" w:rsidR="002823B9" w:rsidRPr="002823B9" w:rsidRDefault="001F3884" w:rsidP="00CA3366">
            <w:pPr>
              <w:rPr>
                <w:b w:val="0"/>
                <w:bCs w:val="0"/>
              </w:rPr>
            </w:pPr>
            <w:r>
              <w:rPr>
                <w:b w:val="0"/>
                <w:bCs w:val="0"/>
              </w:rPr>
              <w:t>4</w:t>
            </w:r>
          </w:p>
        </w:tc>
        <w:tc>
          <w:tcPr>
            <w:tcW w:w="2756" w:type="dxa"/>
          </w:tcPr>
          <w:p w14:paraId="5233F461" w14:textId="0DD9E3BA" w:rsidR="002823B9" w:rsidRPr="002823B9" w:rsidRDefault="007E7C10" w:rsidP="00597ACA">
            <w:pPr>
              <w:cnfStyle w:val="000000000000" w:firstRow="0" w:lastRow="0" w:firstColumn="0" w:lastColumn="0" w:oddVBand="0" w:evenVBand="0" w:oddHBand="0" w:evenHBand="0" w:firstRowFirstColumn="0" w:firstRowLastColumn="0" w:lastRowFirstColumn="0" w:lastRowLastColumn="0"/>
            </w:pPr>
            <w:r>
              <w:t>Conduct interviews with staff</w:t>
            </w:r>
          </w:p>
        </w:tc>
        <w:tc>
          <w:tcPr>
            <w:tcW w:w="10065" w:type="dxa"/>
          </w:tcPr>
          <w:p w14:paraId="2E3310E5" w14:textId="26AAF502" w:rsidR="002823B9" w:rsidRPr="002823B9" w:rsidRDefault="007E7C10" w:rsidP="00597ACA">
            <w:pPr>
              <w:cnfStyle w:val="000000000000" w:firstRow="0" w:lastRow="0" w:firstColumn="0" w:lastColumn="0" w:oddVBand="0" w:evenVBand="0" w:oddHBand="0" w:evenHBand="0" w:firstRowFirstColumn="0" w:firstRowLastColumn="0" w:lastRowFirstColumn="0" w:lastRowLastColumn="0"/>
            </w:pPr>
            <w:r>
              <w:t>Interviewing the staff members</w:t>
            </w:r>
            <w:r w:rsidR="00A72549">
              <w:t xml:space="preserve"> and managers </w:t>
            </w:r>
            <w:r w:rsidR="00C86E8A">
              <w:t>to get an insight of the day</w:t>
            </w:r>
            <w:r w:rsidR="003B2F45">
              <w:t>-</w:t>
            </w:r>
            <w:r w:rsidR="00C86E8A">
              <w:t>to</w:t>
            </w:r>
            <w:r w:rsidR="003B2F45">
              <w:t>-</w:t>
            </w:r>
            <w:r w:rsidR="00C86E8A">
              <w:t>day operations in the lounges</w:t>
            </w:r>
            <w:r w:rsidR="00A25DA4">
              <w:t>.</w:t>
            </w:r>
          </w:p>
        </w:tc>
        <w:tc>
          <w:tcPr>
            <w:tcW w:w="1701" w:type="dxa"/>
          </w:tcPr>
          <w:p w14:paraId="12E19044"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0BB86F44" w14:textId="2B21F99D" w:rsidTr="00887D81">
        <w:tc>
          <w:tcPr>
            <w:cnfStyle w:val="001000000000" w:firstRow="0" w:lastRow="0" w:firstColumn="1" w:lastColumn="0" w:oddVBand="0" w:evenVBand="0" w:oddHBand="0" w:evenHBand="0" w:firstRowFirstColumn="0" w:firstRowLastColumn="0" w:lastRowFirstColumn="0" w:lastRowLastColumn="0"/>
            <w:tcW w:w="788" w:type="dxa"/>
          </w:tcPr>
          <w:p w14:paraId="62130F41" w14:textId="0786034E" w:rsidR="002823B9" w:rsidRPr="002823B9" w:rsidRDefault="00A25DA4" w:rsidP="00CA3366">
            <w:pPr>
              <w:rPr>
                <w:b w:val="0"/>
                <w:bCs w:val="0"/>
              </w:rPr>
            </w:pPr>
            <w:r>
              <w:rPr>
                <w:b w:val="0"/>
                <w:bCs w:val="0"/>
              </w:rPr>
              <w:t>5</w:t>
            </w:r>
          </w:p>
        </w:tc>
        <w:tc>
          <w:tcPr>
            <w:tcW w:w="2756" w:type="dxa"/>
          </w:tcPr>
          <w:p w14:paraId="103D098E" w14:textId="623F6259" w:rsidR="002823B9" w:rsidRPr="002823B9" w:rsidRDefault="00141CD9" w:rsidP="00597ACA">
            <w:pPr>
              <w:cnfStyle w:val="000000000000" w:firstRow="0" w:lastRow="0" w:firstColumn="0" w:lastColumn="0" w:oddVBand="0" w:evenVBand="0" w:oddHBand="0" w:evenHBand="0" w:firstRowFirstColumn="0" w:firstRowLastColumn="0" w:lastRowFirstColumn="0" w:lastRowLastColumn="0"/>
            </w:pPr>
            <w:r>
              <w:t>Publish survey for customers</w:t>
            </w:r>
          </w:p>
        </w:tc>
        <w:tc>
          <w:tcPr>
            <w:tcW w:w="10065" w:type="dxa"/>
          </w:tcPr>
          <w:p w14:paraId="10A4575E" w14:textId="3845DF0B" w:rsidR="002823B9" w:rsidRPr="002823B9" w:rsidRDefault="00C053E1" w:rsidP="00597ACA">
            <w:pPr>
              <w:cnfStyle w:val="000000000000" w:firstRow="0" w:lastRow="0" w:firstColumn="0" w:lastColumn="0" w:oddVBand="0" w:evenVBand="0" w:oddHBand="0" w:evenHBand="0" w:firstRowFirstColumn="0" w:firstRowLastColumn="0" w:lastRowFirstColumn="0" w:lastRowLastColumn="0"/>
            </w:pPr>
            <w:r>
              <w:t xml:space="preserve">Hosting </w:t>
            </w:r>
            <w:r w:rsidR="00B320F1">
              <w:t xml:space="preserve">a questionnaire on a website sent out to the customers of FlyDreamAir </w:t>
            </w:r>
            <w:r w:rsidR="000F4059">
              <w:t>for insight on the customer’s opinions,</w:t>
            </w:r>
            <w:r w:rsidR="009F0A5E">
              <w:t xml:space="preserve"> </w:t>
            </w:r>
            <w:r w:rsidR="000059D3">
              <w:t>preferences</w:t>
            </w:r>
            <w:r w:rsidR="00A420EA">
              <w:t>,</w:t>
            </w:r>
            <w:r w:rsidR="000059D3">
              <w:t xml:space="preserve"> and issues with the </w:t>
            </w:r>
            <w:r w:rsidR="00FC12E1">
              <w:t>lounges</w:t>
            </w:r>
            <w:r w:rsidR="005D6FE4">
              <w:t xml:space="preserve">. </w:t>
            </w:r>
            <w:r w:rsidR="00B320F1">
              <w:t xml:space="preserve"> </w:t>
            </w:r>
          </w:p>
        </w:tc>
        <w:tc>
          <w:tcPr>
            <w:tcW w:w="1701" w:type="dxa"/>
          </w:tcPr>
          <w:p w14:paraId="084D75B3"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73924BB8" w14:textId="761C3ECC" w:rsidTr="00887D81">
        <w:tc>
          <w:tcPr>
            <w:cnfStyle w:val="001000000000" w:firstRow="0" w:lastRow="0" w:firstColumn="1" w:lastColumn="0" w:oddVBand="0" w:evenVBand="0" w:oddHBand="0" w:evenHBand="0" w:firstRowFirstColumn="0" w:firstRowLastColumn="0" w:lastRowFirstColumn="0" w:lastRowLastColumn="0"/>
            <w:tcW w:w="788" w:type="dxa"/>
          </w:tcPr>
          <w:p w14:paraId="3D914D6F" w14:textId="22D2B755" w:rsidR="002823B9" w:rsidRPr="002823B9" w:rsidRDefault="00FC12E1" w:rsidP="00CA3366">
            <w:pPr>
              <w:rPr>
                <w:b w:val="0"/>
                <w:bCs w:val="0"/>
              </w:rPr>
            </w:pPr>
            <w:r>
              <w:rPr>
                <w:b w:val="0"/>
                <w:bCs w:val="0"/>
              </w:rPr>
              <w:t>6</w:t>
            </w:r>
          </w:p>
        </w:tc>
        <w:tc>
          <w:tcPr>
            <w:tcW w:w="2756" w:type="dxa"/>
          </w:tcPr>
          <w:p w14:paraId="0A546AFA" w14:textId="064C5CC0" w:rsidR="002823B9" w:rsidRPr="002823B9" w:rsidRDefault="00E24AB4" w:rsidP="00597ACA">
            <w:pPr>
              <w:cnfStyle w:val="000000000000" w:firstRow="0" w:lastRow="0" w:firstColumn="0" w:lastColumn="0" w:oddVBand="0" w:evenVBand="0" w:oddHBand="0" w:evenHBand="0" w:firstRowFirstColumn="0" w:firstRowLastColumn="0" w:lastRowFirstColumn="0" w:lastRowLastColumn="0"/>
            </w:pPr>
            <w:r>
              <w:t>Sort and categorise data gathered</w:t>
            </w:r>
            <w:r w:rsidR="00B60546">
              <w:t xml:space="preserve"> </w:t>
            </w:r>
          </w:p>
        </w:tc>
        <w:tc>
          <w:tcPr>
            <w:tcW w:w="10065" w:type="dxa"/>
          </w:tcPr>
          <w:p w14:paraId="6398AF84" w14:textId="1110DB7F" w:rsidR="002823B9" w:rsidRPr="002823B9" w:rsidRDefault="00A4530D" w:rsidP="00597ACA">
            <w:pPr>
              <w:cnfStyle w:val="000000000000" w:firstRow="0" w:lastRow="0" w:firstColumn="0" w:lastColumn="0" w:oddVBand="0" w:evenVBand="0" w:oddHBand="0" w:evenHBand="0" w:firstRowFirstColumn="0" w:firstRowLastColumn="0" w:lastRowFirstColumn="0" w:lastRowLastColumn="0"/>
            </w:pPr>
            <w:r>
              <w:t xml:space="preserve">Taking the data that has been gathered and sorting it into </w:t>
            </w:r>
            <w:r w:rsidR="00823DEC">
              <w:t xml:space="preserve">useful information to analyse later. </w:t>
            </w:r>
          </w:p>
        </w:tc>
        <w:tc>
          <w:tcPr>
            <w:tcW w:w="1701" w:type="dxa"/>
          </w:tcPr>
          <w:p w14:paraId="3F1790DD"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41108457" w14:textId="6AD0C2AA" w:rsidTr="00887D81">
        <w:tc>
          <w:tcPr>
            <w:cnfStyle w:val="001000000000" w:firstRow="0" w:lastRow="0" w:firstColumn="1" w:lastColumn="0" w:oddVBand="0" w:evenVBand="0" w:oddHBand="0" w:evenHBand="0" w:firstRowFirstColumn="0" w:firstRowLastColumn="0" w:lastRowFirstColumn="0" w:lastRowLastColumn="0"/>
            <w:tcW w:w="788" w:type="dxa"/>
          </w:tcPr>
          <w:p w14:paraId="4E6FB9D8" w14:textId="721479A1" w:rsidR="002823B9" w:rsidRPr="002823B9" w:rsidRDefault="00672BF8" w:rsidP="00CA3366">
            <w:pPr>
              <w:rPr>
                <w:b w:val="0"/>
                <w:bCs w:val="0"/>
              </w:rPr>
            </w:pPr>
            <w:r>
              <w:rPr>
                <w:b w:val="0"/>
                <w:bCs w:val="0"/>
              </w:rPr>
              <w:t>7</w:t>
            </w:r>
          </w:p>
        </w:tc>
        <w:tc>
          <w:tcPr>
            <w:tcW w:w="2756" w:type="dxa"/>
          </w:tcPr>
          <w:p w14:paraId="2F3971CE" w14:textId="0F05648F" w:rsidR="002823B9" w:rsidRPr="005A2C00" w:rsidRDefault="005A7C41" w:rsidP="00597ACA">
            <w:pPr>
              <w:cnfStyle w:val="000000000000" w:firstRow="0" w:lastRow="0" w:firstColumn="0" w:lastColumn="0" w:oddVBand="0" w:evenVBand="0" w:oddHBand="0" w:evenHBand="0" w:firstRowFirstColumn="0" w:firstRowLastColumn="0" w:lastRowFirstColumn="0" w:lastRowLastColumn="0"/>
              <w:rPr>
                <w:i/>
              </w:rPr>
            </w:pPr>
            <w:r w:rsidRPr="005A2C00">
              <w:rPr>
                <w:i/>
              </w:rPr>
              <w:t>Requirements phase completed</w:t>
            </w:r>
          </w:p>
        </w:tc>
        <w:tc>
          <w:tcPr>
            <w:tcW w:w="10065" w:type="dxa"/>
          </w:tcPr>
          <w:p w14:paraId="49CFB99C" w14:textId="0785276A" w:rsidR="002823B9" w:rsidRPr="002823B9" w:rsidRDefault="00EA7A44" w:rsidP="00597ACA">
            <w:pPr>
              <w:cnfStyle w:val="000000000000" w:firstRow="0" w:lastRow="0" w:firstColumn="0" w:lastColumn="0" w:oddVBand="0" w:evenVBand="0" w:oddHBand="0" w:evenHBand="0" w:firstRowFirstColumn="0" w:firstRowLastColumn="0" w:lastRowFirstColumn="0" w:lastRowLastColumn="0"/>
            </w:pPr>
            <w:r>
              <w:t xml:space="preserve">All requirements to move ahead with the project have been gathered and are ready for the analysis phase. </w:t>
            </w:r>
          </w:p>
        </w:tc>
        <w:tc>
          <w:tcPr>
            <w:tcW w:w="1701" w:type="dxa"/>
          </w:tcPr>
          <w:p w14:paraId="689EFEEA"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0826EE3B" w14:textId="173F0AE4" w:rsidTr="00887D81">
        <w:tc>
          <w:tcPr>
            <w:cnfStyle w:val="001000000000" w:firstRow="0" w:lastRow="0" w:firstColumn="1" w:lastColumn="0" w:oddVBand="0" w:evenVBand="0" w:oddHBand="0" w:evenHBand="0" w:firstRowFirstColumn="0" w:firstRowLastColumn="0" w:lastRowFirstColumn="0" w:lastRowLastColumn="0"/>
            <w:tcW w:w="788" w:type="dxa"/>
          </w:tcPr>
          <w:p w14:paraId="31B1E24F" w14:textId="04D56EEC" w:rsidR="002823B9" w:rsidRPr="00CD074B" w:rsidRDefault="00D1073D" w:rsidP="00CA3366">
            <w:pPr>
              <w:rPr>
                <w:b w:val="0"/>
              </w:rPr>
            </w:pPr>
            <w:r>
              <w:rPr>
                <w:b w:val="0"/>
                <w:bCs w:val="0"/>
              </w:rPr>
              <w:t>8</w:t>
            </w:r>
          </w:p>
        </w:tc>
        <w:tc>
          <w:tcPr>
            <w:tcW w:w="2756" w:type="dxa"/>
          </w:tcPr>
          <w:p w14:paraId="1043CF56" w14:textId="620D7749" w:rsidR="002823B9" w:rsidRPr="005A2C00" w:rsidRDefault="005A2C00" w:rsidP="00597ACA">
            <w:pPr>
              <w:cnfStyle w:val="000000000000" w:firstRow="0" w:lastRow="0" w:firstColumn="0" w:lastColumn="0" w:oddVBand="0" w:evenVBand="0" w:oddHBand="0" w:evenHBand="0" w:firstRowFirstColumn="0" w:firstRowLastColumn="0" w:lastRowFirstColumn="0" w:lastRowLastColumn="0"/>
              <w:rPr>
                <w:b/>
              </w:rPr>
            </w:pPr>
            <w:r>
              <w:rPr>
                <w:b/>
                <w:bCs/>
              </w:rPr>
              <w:t>Analysis Phase</w:t>
            </w:r>
          </w:p>
        </w:tc>
        <w:tc>
          <w:tcPr>
            <w:tcW w:w="10065" w:type="dxa"/>
          </w:tcPr>
          <w:p w14:paraId="1475D988" w14:textId="6DEA2226" w:rsidR="002823B9" w:rsidRPr="002823B9" w:rsidRDefault="00CC3FB3" w:rsidP="00597ACA">
            <w:pPr>
              <w:cnfStyle w:val="000000000000" w:firstRow="0" w:lastRow="0" w:firstColumn="0" w:lastColumn="0" w:oddVBand="0" w:evenVBand="0" w:oddHBand="0" w:evenHBand="0" w:firstRowFirstColumn="0" w:firstRowLastColumn="0" w:lastRowFirstColumn="0" w:lastRowLastColumn="0"/>
            </w:pPr>
            <w:r>
              <w:t>The process of a</w:t>
            </w:r>
            <w:r w:rsidR="002B0056">
              <w:t>nalysing the data that has been gathered</w:t>
            </w:r>
            <w:r>
              <w:t xml:space="preserve"> to learn to output useful information to assist with the development of the new booking system.</w:t>
            </w:r>
          </w:p>
        </w:tc>
        <w:tc>
          <w:tcPr>
            <w:tcW w:w="1701" w:type="dxa"/>
          </w:tcPr>
          <w:p w14:paraId="2054AE2F"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2823B9" w14:paraId="1F2BA787" w14:textId="26D92781" w:rsidTr="00887D81">
        <w:tc>
          <w:tcPr>
            <w:cnfStyle w:val="001000000000" w:firstRow="0" w:lastRow="0" w:firstColumn="1" w:lastColumn="0" w:oddVBand="0" w:evenVBand="0" w:oddHBand="0" w:evenHBand="0" w:firstRowFirstColumn="0" w:firstRowLastColumn="0" w:lastRowFirstColumn="0" w:lastRowLastColumn="0"/>
            <w:tcW w:w="788" w:type="dxa"/>
          </w:tcPr>
          <w:p w14:paraId="61AC286F" w14:textId="25D640AD" w:rsidR="002823B9" w:rsidRDefault="00CC3FB3" w:rsidP="00CA3366">
            <w:pPr>
              <w:rPr>
                <w:b w:val="0"/>
                <w:bCs w:val="0"/>
              </w:rPr>
            </w:pPr>
            <w:r>
              <w:rPr>
                <w:b w:val="0"/>
                <w:bCs w:val="0"/>
              </w:rPr>
              <w:t>9</w:t>
            </w:r>
          </w:p>
        </w:tc>
        <w:tc>
          <w:tcPr>
            <w:tcW w:w="2756" w:type="dxa"/>
          </w:tcPr>
          <w:p w14:paraId="24982549" w14:textId="09680878" w:rsidR="002823B9" w:rsidRPr="002823B9" w:rsidRDefault="00F544EE" w:rsidP="00597ACA">
            <w:pPr>
              <w:cnfStyle w:val="000000000000" w:firstRow="0" w:lastRow="0" w:firstColumn="0" w:lastColumn="0" w:oddVBand="0" w:evenVBand="0" w:oddHBand="0" w:evenHBand="0" w:firstRowFirstColumn="0" w:firstRowLastColumn="0" w:lastRowFirstColumn="0" w:lastRowLastColumn="0"/>
            </w:pPr>
            <w:r>
              <w:t>Analyse gathered business data</w:t>
            </w:r>
          </w:p>
        </w:tc>
        <w:tc>
          <w:tcPr>
            <w:tcW w:w="10065" w:type="dxa"/>
          </w:tcPr>
          <w:p w14:paraId="7BDB17C4" w14:textId="57F2EB4E" w:rsidR="002823B9" w:rsidRPr="002823B9" w:rsidRDefault="001F48F2" w:rsidP="00597ACA">
            <w:pPr>
              <w:cnfStyle w:val="000000000000" w:firstRow="0" w:lastRow="0" w:firstColumn="0" w:lastColumn="0" w:oddVBand="0" w:evenVBand="0" w:oddHBand="0" w:evenHBand="0" w:firstRowFirstColumn="0" w:firstRowLastColumn="0" w:lastRowFirstColumn="0" w:lastRowLastColumn="0"/>
            </w:pPr>
            <w:r>
              <w:t xml:space="preserve">Analyse </w:t>
            </w:r>
            <w:r w:rsidR="00A21454">
              <w:t xml:space="preserve">the documentation and </w:t>
            </w:r>
            <w:r w:rsidR="00BC37E9">
              <w:t xml:space="preserve">business </w:t>
            </w:r>
            <w:r w:rsidR="00A21454">
              <w:t xml:space="preserve">data </w:t>
            </w:r>
            <w:r w:rsidR="00BC37E9">
              <w:t>from</w:t>
            </w:r>
            <w:r w:rsidR="00A21454">
              <w:t xml:space="preserve"> </w:t>
            </w:r>
            <w:r>
              <w:t xml:space="preserve">FlyDreamAir </w:t>
            </w:r>
            <w:r w:rsidR="006364D2">
              <w:t xml:space="preserve">to find </w:t>
            </w:r>
            <w:r w:rsidR="00726F4E">
              <w:t>key components</w:t>
            </w:r>
            <w:r w:rsidR="0005049E">
              <w:t xml:space="preserve"> and</w:t>
            </w:r>
            <w:r w:rsidR="00726F4E">
              <w:t xml:space="preserve"> </w:t>
            </w:r>
            <w:r w:rsidR="00DB4E20">
              <w:t xml:space="preserve">gather ideas for the new booking system. </w:t>
            </w:r>
          </w:p>
        </w:tc>
        <w:tc>
          <w:tcPr>
            <w:tcW w:w="1701" w:type="dxa"/>
          </w:tcPr>
          <w:p w14:paraId="6093ED57"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7BD0491A" w14:textId="4146D29B" w:rsidTr="00887D81">
        <w:tc>
          <w:tcPr>
            <w:cnfStyle w:val="001000000000" w:firstRow="0" w:lastRow="0" w:firstColumn="1" w:lastColumn="0" w:oddVBand="0" w:evenVBand="0" w:oddHBand="0" w:evenHBand="0" w:firstRowFirstColumn="0" w:firstRowLastColumn="0" w:lastRowFirstColumn="0" w:lastRowLastColumn="0"/>
            <w:tcW w:w="788" w:type="dxa"/>
          </w:tcPr>
          <w:p w14:paraId="57303C31" w14:textId="5162B8A4" w:rsidR="00CD074B" w:rsidRPr="00CD074B" w:rsidRDefault="00DB4E20" w:rsidP="00CA3366">
            <w:pPr>
              <w:rPr>
                <w:b w:val="0"/>
                <w:bCs w:val="0"/>
              </w:rPr>
            </w:pPr>
            <w:r>
              <w:rPr>
                <w:b w:val="0"/>
                <w:bCs w:val="0"/>
              </w:rPr>
              <w:t>10</w:t>
            </w:r>
          </w:p>
        </w:tc>
        <w:tc>
          <w:tcPr>
            <w:tcW w:w="2756" w:type="dxa"/>
          </w:tcPr>
          <w:p w14:paraId="70820189" w14:textId="7ED6DE49" w:rsidR="00CD074B" w:rsidRPr="00CD074B" w:rsidRDefault="006523B5" w:rsidP="00597ACA">
            <w:pPr>
              <w:cnfStyle w:val="000000000000" w:firstRow="0" w:lastRow="0" w:firstColumn="0" w:lastColumn="0" w:oddVBand="0" w:evenVBand="0" w:oddHBand="0" w:evenHBand="0" w:firstRowFirstColumn="0" w:firstRowLastColumn="0" w:lastRowFirstColumn="0" w:lastRowLastColumn="0"/>
            </w:pPr>
            <w:r>
              <w:t>Analyse customer re</w:t>
            </w:r>
            <w:r w:rsidR="00297C6B">
              <w:t>sponses</w:t>
            </w:r>
          </w:p>
        </w:tc>
        <w:tc>
          <w:tcPr>
            <w:tcW w:w="10065" w:type="dxa"/>
          </w:tcPr>
          <w:p w14:paraId="4681C786" w14:textId="1838D85E" w:rsidR="00CD074B" w:rsidRPr="00CD074B" w:rsidRDefault="000F498A" w:rsidP="00597ACA">
            <w:pPr>
              <w:cnfStyle w:val="000000000000" w:firstRow="0" w:lastRow="0" w:firstColumn="0" w:lastColumn="0" w:oddVBand="0" w:evenVBand="0" w:oddHBand="0" w:evenHBand="0" w:firstRowFirstColumn="0" w:firstRowLastColumn="0" w:lastRowFirstColumn="0" w:lastRowLastColumn="0"/>
            </w:pPr>
            <w:r>
              <w:t xml:space="preserve">Gather the responses from the customer surveys/questionnaires </w:t>
            </w:r>
            <w:r w:rsidR="00956320">
              <w:t>for analysis</w:t>
            </w:r>
            <w:r w:rsidR="00890DA2">
              <w:t xml:space="preserve">. Identify customer </w:t>
            </w:r>
            <w:r w:rsidR="00722849">
              <w:t>likes</w:t>
            </w:r>
            <w:r w:rsidR="00890DA2">
              <w:t xml:space="preserve"> and dislikes</w:t>
            </w:r>
            <w:r w:rsidR="00F8433C">
              <w:t>, and</w:t>
            </w:r>
            <w:r w:rsidR="00722849">
              <w:t xml:space="preserve"> </w:t>
            </w:r>
            <w:r w:rsidR="00BC7303">
              <w:t>desired</w:t>
            </w:r>
            <w:r w:rsidR="00344B24">
              <w:t xml:space="preserve"> </w:t>
            </w:r>
            <w:r w:rsidR="004E7B76">
              <w:t xml:space="preserve">preferences. </w:t>
            </w:r>
          </w:p>
        </w:tc>
        <w:tc>
          <w:tcPr>
            <w:tcW w:w="1701" w:type="dxa"/>
          </w:tcPr>
          <w:p w14:paraId="0DB5148F" w14:textId="77777777" w:rsidR="00D326DE" w:rsidRPr="00CD074B" w:rsidRDefault="00D326DE"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017F352E"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14F7E615" w14:textId="7923365F" w:rsidR="004E7B76" w:rsidRDefault="004E7B76" w:rsidP="00CA3366">
            <w:pPr>
              <w:rPr>
                <w:b w:val="0"/>
                <w:bCs w:val="0"/>
              </w:rPr>
            </w:pPr>
            <w:r>
              <w:rPr>
                <w:b w:val="0"/>
                <w:bCs w:val="0"/>
              </w:rPr>
              <w:t>11</w:t>
            </w:r>
          </w:p>
        </w:tc>
        <w:tc>
          <w:tcPr>
            <w:tcW w:w="2756" w:type="dxa"/>
          </w:tcPr>
          <w:p w14:paraId="05427E09" w14:textId="7C26F054" w:rsidR="004E7B76" w:rsidRDefault="001C17D1" w:rsidP="00597ACA">
            <w:pPr>
              <w:cnfStyle w:val="000000000000" w:firstRow="0" w:lastRow="0" w:firstColumn="0" w:lastColumn="0" w:oddVBand="0" w:evenVBand="0" w:oddHBand="0" w:evenHBand="0" w:firstRowFirstColumn="0" w:firstRowLastColumn="0" w:lastRowFirstColumn="0" w:lastRowLastColumn="0"/>
            </w:pPr>
            <w:r>
              <w:t>Identify key system requirements</w:t>
            </w:r>
          </w:p>
        </w:tc>
        <w:tc>
          <w:tcPr>
            <w:tcW w:w="10065" w:type="dxa"/>
          </w:tcPr>
          <w:p w14:paraId="62E9E0E8" w14:textId="101D8EA5" w:rsidR="004E7B76" w:rsidRDefault="00F34E14" w:rsidP="00597ACA">
            <w:pPr>
              <w:cnfStyle w:val="000000000000" w:firstRow="0" w:lastRow="0" w:firstColumn="0" w:lastColumn="0" w:oddVBand="0" w:evenVBand="0" w:oddHBand="0" w:evenHBand="0" w:firstRowFirstColumn="0" w:firstRowLastColumn="0" w:lastRowFirstColumn="0" w:lastRowLastColumn="0"/>
            </w:pPr>
            <w:r>
              <w:t xml:space="preserve">Through analysing the data gathered, </w:t>
            </w:r>
            <w:r w:rsidR="00D3726C">
              <w:t xml:space="preserve">identify the key components that are required for the </w:t>
            </w:r>
            <w:r w:rsidR="00F131D6">
              <w:t xml:space="preserve">business to operate with the proposed </w:t>
            </w:r>
            <w:r w:rsidR="00D3726C">
              <w:t>booking system</w:t>
            </w:r>
            <w:r w:rsidR="00F131D6">
              <w:t>.</w:t>
            </w:r>
            <w:r w:rsidR="00D3726C">
              <w:t xml:space="preserve"> </w:t>
            </w:r>
          </w:p>
        </w:tc>
        <w:tc>
          <w:tcPr>
            <w:tcW w:w="1701" w:type="dxa"/>
          </w:tcPr>
          <w:p w14:paraId="4166029E" w14:textId="77777777" w:rsidR="004E7B76" w:rsidRPr="00CD074B" w:rsidRDefault="004E7B76"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27DF4476"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6C9111F" w14:textId="58D3ACC2" w:rsidR="00F131D6" w:rsidRDefault="00F131D6" w:rsidP="00CA3366">
            <w:pPr>
              <w:rPr>
                <w:b w:val="0"/>
                <w:bCs w:val="0"/>
              </w:rPr>
            </w:pPr>
            <w:r>
              <w:rPr>
                <w:b w:val="0"/>
                <w:bCs w:val="0"/>
              </w:rPr>
              <w:t>12</w:t>
            </w:r>
          </w:p>
        </w:tc>
        <w:tc>
          <w:tcPr>
            <w:tcW w:w="2756" w:type="dxa"/>
          </w:tcPr>
          <w:p w14:paraId="7AA2AAC0" w14:textId="5B563B8D" w:rsidR="00F131D6" w:rsidRPr="00F131D6" w:rsidRDefault="00F131D6" w:rsidP="00597ACA">
            <w:pPr>
              <w:cnfStyle w:val="000000000000" w:firstRow="0" w:lastRow="0" w:firstColumn="0" w:lastColumn="0" w:oddVBand="0" w:evenVBand="0" w:oddHBand="0" w:evenHBand="0" w:firstRowFirstColumn="0" w:firstRowLastColumn="0" w:lastRowFirstColumn="0" w:lastRowLastColumn="0"/>
              <w:rPr>
                <w:i/>
                <w:iCs/>
              </w:rPr>
            </w:pPr>
            <w:r>
              <w:rPr>
                <w:i/>
                <w:iCs/>
              </w:rPr>
              <w:t>Analysis Phase Completed</w:t>
            </w:r>
          </w:p>
        </w:tc>
        <w:tc>
          <w:tcPr>
            <w:tcW w:w="10065" w:type="dxa"/>
          </w:tcPr>
          <w:p w14:paraId="4D7D7572" w14:textId="2AFBB58F" w:rsidR="00F131D6" w:rsidRDefault="007908C2" w:rsidP="00597ACA">
            <w:pPr>
              <w:cnfStyle w:val="000000000000" w:firstRow="0" w:lastRow="0" w:firstColumn="0" w:lastColumn="0" w:oddVBand="0" w:evenVBand="0" w:oddHBand="0" w:evenHBand="0" w:firstRowFirstColumn="0" w:firstRowLastColumn="0" w:lastRowFirstColumn="0" w:lastRowLastColumn="0"/>
            </w:pPr>
            <w:r>
              <w:t>Data gathered has been analysed and put into useful information to use in the design phases.</w:t>
            </w:r>
          </w:p>
        </w:tc>
        <w:tc>
          <w:tcPr>
            <w:tcW w:w="1701" w:type="dxa"/>
          </w:tcPr>
          <w:p w14:paraId="610F6D41" w14:textId="77777777" w:rsidR="00F131D6" w:rsidRPr="00CD074B" w:rsidRDefault="00F131D6"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6BD3DEF1"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691D97BF" w14:textId="3D2AB19E" w:rsidR="007908C2" w:rsidRDefault="0034560B" w:rsidP="00CA3366">
            <w:pPr>
              <w:rPr>
                <w:b w:val="0"/>
                <w:bCs w:val="0"/>
              </w:rPr>
            </w:pPr>
            <w:r>
              <w:rPr>
                <w:b w:val="0"/>
                <w:bCs w:val="0"/>
              </w:rPr>
              <w:t>13</w:t>
            </w:r>
          </w:p>
        </w:tc>
        <w:tc>
          <w:tcPr>
            <w:tcW w:w="2756" w:type="dxa"/>
          </w:tcPr>
          <w:p w14:paraId="2F535F64" w14:textId="3B8ADC12" w:rsidR="007908C2" w:rsidRPr="00B04E91" w:rsidRDefault="0016585D" w:rsidP="00597ACA">
            <w:pPr>
              <w:cnfStyle w:val="000000000000" w:firstRow="0" w:lastRow="0" w:firstColumn="0" w:lastColumn="0" w:oddVBand="0" w:evenVBand="0" w:oddHBand="0" w:evenHBand="0" w:firstRowFirstColumn="0" w:firstRowLastColumn="0" w:lastRowFirstColumn="0" w:lastRowLastColumn="0"/>
              <w:rPr>
                <w:b/>
              </w:rPr>
            </w:pPr>
            <w:r>
              <w:rPr>
                <w:b/>
                <w:bCs/>
              </w:rPr>
              <w:t>Discussion &amp; planning</w:t>
            </w:r>
          </w:p>
        </w:tc>
        <w:tc>
          <w:tcPr>
            <w:tcW w:w="10065" w:type="dxa"/>
          </w:tcPr>
          <w:p w14:paraId="2C7F5379" w14:textId="5EE38A8E" w:rsidR="007908C2" w:rsidRDefault="00845BBF" w:rsidP="00597ACA">
            <w:pPr>
              <w:cnfStyle w:val="000000000000" w:firstRow="0" w:lastRow="0" w:firstColumn="0" w:lastColumn="0" w:oddVBand="0" w:evenVBand="0" w:oddHBand="0" w:evenHBand="0" w:firstRowFirstColumn="0" w:firstRowLastColumn="0" w:lastRowFirstColumn="0" w:lastRowLastColumn="0"/>
            </w:pPr>
            <w:r>
              <w:t>Discussion</w:t>
            </w:r>
            <w:r w:rsidR="00373D6A">
              <w:t xml:space="preserve"> and </w:t>
            </w:r>
            <w:r>
              <w:t>planning</w:t>
            </w:r>
            <w:r w:rsidR="00373D6A">
              <w:t xml:space="preserve"> </w:t>
            </w:r>
            <w:r w:rsidR="001D453C">
              <w:t xml:space="preserve">to </w:t>
            </w:r>
            <w:r w:rsidR="003B1A7F">
              <w:t xml:space="preserve">come up with ideas </w:t>
            </w:r>
            <w:r w:rsidR="0037222B">
              <w:t>and</w:t>
            </w:r>
            <w:r w:rsidR="003B1A7F">
              <w:t xml:space="preserve"> </w:t>
            </w:r>
            <w:r w:rsidR="009B2671">
              <w:t>to identify</w:t>
            </w:r>
            <w:r w:rsidR="0037222B">
              <w:t xml:space="preserve"> </w:t>
            </w:r>
            <w:r w:rsidR="00E83D58">
              <w:t xml:space="preserve">requirements for the </w:t>
            </w:r>
            <w:r w:rsidR="00EE779F">
              <w:t>design</w:t>
            </w:r>
            <w:r>
              <w:t xml:space="preserve">. </w:t>
            </w:r>
          </w:p>
        </w:tc>
        <w:tc>
          <w:tcPr>
            <w:tcW w:w="1701" w:type="dxa"/>
          </w:tcPr>
          <w:p w14:paraId="2BB22220" w14:textId="77777777" w:rsidR="007908C2" w:rsidRPr="00CD074B" w:rsidRDefault="007908C2"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3D977117"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652CFA67" w14:textId="513E4BA2" w:rsidR="009B2671" w:rsidRDefault="009B2671" w:rsidP="00CA3366">
            <w:pPr>
              <w:rPr>
                <w:b w:val="0"/>
                <w:bCs w:val="0"/>
              </w:rPr>
            </w:pPr>
            <w:r>
              <w:rPr>
                <w:b w:val="0"/>
                <w:bCs w:val="0"/>
              </w:rPr>
              <w:t>14</w:t>
            </w:r>
          </w:p>
        </w:tc>
        <w:tc>
          <w:tcPr>
            <w:tcW w:w="2756" w:type="dxa"/>
          </w:tcPr>
          <w:p w14:paraId="098F260D" w14:textId="19B52380" w:rsidR="009B2671" w:rsidRPr="00C90191" w:rsidRDefault="00C90191" w:rsidP="00597ACA">
            <w:pPr>
              <w:cnfStyle w:val="000000000000" w:firstRow="0" w:lastRow="0" w:firstColumn="0" w:lastColumn="0" w:oddVBand="0" w:evenVBand="0" w:oddHBand="0" w:evenHBand="0" w:firstRowFirstColumn="0" w:firstRowLastColumn="0" w:lastRowFirstColumn="0" w:lastRowLastColumn="0"/>
            </w:pPr>
            <w:r>
              <w:t xml:space="preserve">Internal </w:t>
            </w:r>
            <w:r w:rsidR="00BE36C3">
              <w:t>d</w:t>
            </w:r>
            <w:r>
              <w:t>iscussion workshops</w:t>
            </w:r>
          </w:p>
        </w:tc>
        <w:tc>
          <w:tcPr>
            <w:tcW w:w="10065" w:type="dxa"/>
          </w:tcPr>
          <w:p w14:paraId="53B37206" w14:textId="5FB2CC18" w:rsidR="009B2671" w:rsidRDefault="00D54F83" w:rsidP="00597ACA">
            <w:pPr>
              <w:cnfStyle w:val="000000000000" w:firstRow="0" w:lastRow="0" w:firstColumn="0" w:lastColumn="0" w:oddVBand="0" w:evenVBand="0" w:oddHBand="0" w:evenHBand="0" w:firstRowFirstColumn="0" w:firstRowLastColumn="0" w:lastRowFirstColumn="0" w:lastRowLastColumn="0"/>
            </w:pPr>
            <w:r>
              <w:t xml:space="preserve">Discussion with </w:t>
            </w:r>
            <w:r w:rsidR="006535A1">
              <w:t xml:space="preserve">members of the Macrosoft team to </w:t>
            </w:r>
            <w:r w:rsidR="00EF6A1C">
              <w:t xml:space="preserve">brainstorm ideas and </w:t>
            </w:r>
            <w:r w:rsidR="00405E61">
              <w:t xml:space="preserve">lay out plans for the </w:t>
            </w:r>
            <w:r w:rsidR="00C70C7B">
              <w:t>booking</w:t>
            </w:r>
            <w:r w:rsidR="00405E61">
              <w:t xml:space="preserve"> system design. </w:t>
            </w:r>
          </w:p>
        </w:tc>
        <w:tc>
          <w:tcPr>
            <w:tcW w:w="1701" w:type="dxa"/>
          </w:tcPr>
          <w:p w14:paraId="262A3DF4" w14:textId="77777777" w:rsidR="009B2671" w:rsidRPr="00CD074B" w:rsidRDefault="009B2671"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4A5936B2"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027C8C7" w14:textId="5FE14820" w:rsidR="00C70C7B" w:rsidRDefault="00C70C7B" w:rsidP="00CA3366">
            <w:pPr>
              <w:rPr>
                <w:b w:val="0"/>
                <w:bCs w:val="0"/>
              </w:rPr>
            </w:pPr>
            <w:r>
              <w:rPr>
                <w:b w:val="0"/>
                <w:bCs w:val="0"/>
              </w:rPr>
              <w:t>15</w:t>
            </w:r>
          </w:p>
        </w:tc>
        <w:tc>
          <w:tcPr>
            <w:tcW w:w="2756" w:type="dxa"/>
          </w:tcPr>
          <w:p w14:paraId="314E44C6" w14:textId="4C49057B" w:rsidR="00C70C7B" w:rsidRDefault="00B31972" w:rsidP="00597ACA">
            <w:pPr>
              <w:cnfStyle w:val="000000000000" w:firstRow="0" w:lastRow="0" w:firstColumn="0" w:lastColumn="0" w:oddVBand="0" w:evenVBand="0" w:oddHBand="0" w:evenHBand="0" w:firstRowFirstColumn="0" w:firstRowLastColumn="0" w:lastRowFirstColumn="0" w:lastRowLastColumn="0"/>
            </w:pPr>
            <w:r>
              <w:t>Discussion workshops with staff and stakeholders</w:t>
            </w:r>
          </w:p>
        </w:tc>
        <w:tc>
          <w:tcPr>
            <w:tcW w:w="10065" w:type="dxa"/>
          </w:tcPr>
          <w:p w14:paraId="22B1288A" w14:textId="534A9A75" w:rsidR="00C70C7B" w:rsidRDefault="00E131F2" w:rsidP="00597ACA">
            <w:pPr>
              <w:cnfStyle w:val="000000000000" w:firstRow="0" w:lastRow="0" w:firstColumn="0" w:lastColumn="0" w:oddVBand="0" w:evenVBand="0" w:oddHBand="0" w:evenHBand="0" w:firstRowFirstColumn="0" w:firstRowLastColumn="0" w:lastRowFirstColumn="0" w:lastRowLastColumn="0"/>
            </w:pPr>
            <w:r>
              <w:t>Hosting</w:t>
            </w:r>
            <w:r w:rsidR="00E275D7">
              <w:t xml:space="preserve"> discussion and </w:t>
            </w:r>
            <w:r w:rsidR="00347EB8">
              <w:t>idea</w:t>
            </w:r>
            <w:r w:rsidR="00E275D7">
              <w:t xml:space="preserve"> workshops with </w:t>
            </w:r>
            <w:r w:rsidR="00573DE2">
              <w:t>staff and other stakeholders of FlyDreamAir</w:t>
            </w:r>
            <w:r w:rsidR="0002514B">
              <w:t>.</w:t>
            </w:r>
            <w:r w:rsidR="005860CD">
              <w:t xml:space="preserve"> </w:t>
            </w:r>
            <w:r w:rsidR="00226F01">
              <w:t xml:space="preserve">Closely collaborating </w:t>
            </w:r>
            <w:r w:rsidR="00CE160A">
              <w:t xml:space="preserve">with members of the business </w:t>
            </w:r>
            <w:r w:rsidR="00E75C69">
              <w:t xml:space="preserve">ensures </w:t>
            </w:r>
            <w:r w:rsidR="00684B69">
              <w:t>the</w:t>
            </w:r>
            <w:r w:rsidR="00CE160A">
              <w:t xml:space="preserve"> </w:t>
            </w:r>
            <w:r w:rsidR="00333689">
              <w:t xml:space="preserve">new booking system </w:t>
            </w:r>
            <w:r w:rsidR="005465E8">
              <w:t xml:space="preserve">is </w:t>
            </w:r>
            <w:r w:rsidR="00D254C7">
              <w:t xml:space="preserve">created with their ideas in mind. </w:t>
            </w:r>
          </w:p>
        </w:tc>
        <w:tc>
          <w:tcPr>
            <w:tcW w:w="1701" w:type="dxa"/>
          </w:tcPr>
          <w:p w14:paraId="016CE9FD" w14:textId="77777777" w:rsidR="00C70C7B" w:rsidRPr="00CD074B" w:rsidRDefault="00C70C7B"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7F4EEA0D"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65B1C403" w14:textId="756FF7C6" w:rsidR="00D254C7" w:rsidRDefault="00D254C7" w:rsidP="00CA3366">
            <w:pPr>
              <w:rPr>
                <w:b w:val="0"/>
                <w:bCs w:val="0"/>
              </w:rPr>
            </w:pPr>
            <w:r>
              <w:rPr>
                <w:b w:val="0"/>
                <w:bCs w:val="0"/>
              </w:rPr>
              <w:t>16</w:t>
            </w:r>
          </w:p>
        </w:tc>
        <w:tc>
          <w:tcPr>
            <w:tcW w:w="2756" w:type="dxa"/>
          </w:tcPr>
          <w:p w14:paraId="6FB98499" w14:textId="46990B1C" w:rsidR="00D254C7" w:rsidRDefault="0059073D" w:rsidP="00597ACA">
            <w:pPr>
              <w:cnfStyle w:val="000000000000" w:firstRow="0" w:lastRow="0" w:firstColumn="0" w:lastColumn="0" w:oddVBand="0" w:evenVBand="0" w:oddHBand="0" w:evenHBand="0" w:firstRowFirstColumn="0" w:firstRowLastColumn="0" w:lastRowFirstColumn="0" w:lastRowLastColumn="0"/>
            </w:pPr>
            <w:r>
              <w:t>Create use cases</w:t>
            </w:r>
          </w:p>
        </w:tc>
        <w:tc>
          <w:tcPr>
            <w:tcW w:w="10065" w:type="dxa"/>
          </w:tcPr>
          <w:p w14:paraId="3B20D5CC" w14:textId="760C8418" w:rsidR="00D254C7" w:rsidRDefault="003A6E21" w:rsidP="00597ACA">
            <w:pPr>
              <w:cnfStyle w:val="000000000000" w:firstRow="0" w:lastRow="0" w:firstColumn="0" w:lastColumn="0" w:oddVBand="0" w:evenVBand="0" w:oddHBand="0" w:evenHBand="0" w:firstRowFirstColumn="0" w:firstRowLastColumn="0" w:lastRowFirstColumn="0" w:lastRowLastColumn="0"/>
            </w:pPr>
            <w:r>
              <w:t xml:space="preserve">Taking the information gathered from the discussion workshops, use cases </w:t>
            </w:r>
            <w:r w:rsidR="002A34D8">
              <w:t xml:space="preserve">are created to further understand </w:t>
            </w:r>
            <w:r w:rsidR="00BC7E32">
              <w:t>how the system should handle</w:t>
            </w:r>
            <w:r w:rsidR="002A34D8">
              <w:t xml:space="preserve"> </w:t>
            </w:r>
            <w:r w:rsidR="00C7069E">
              <w:t>different inputs</w:t>
            </w:r>
            <w:r w:rsidR="00BC7E32">
              <w:t>.</w:t>
            </w:r>
            <w:r>
              <w:t xml:space="preserve"> </w:t>
            </w:r>
          </w:p>
        </w:tc>
        <w:tc>
          <w:tcPr>
            <w:tcW w:w="1701" w:type="dxa"/>
          </w:tcPr>
          <w:p w14:paraId="75B6C275" w14:textId="77777777" w:rsidR="00D254C7" w:rsidRPr="00CD074B" w:rsidRDefault="00D254C7"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1A9DA530"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5C19A6D" w14:textId="10B9DCD3" w:rsidR="00BC7E32" w:rsidRDefault="00BC7E32" w:rsidP="00CA3366">
            <w:pPr>
              <w:rPr>
                <w:b w:val="0"/>
                <w:bCs w:val="0"/>
              </w:rPr>
            </w:pPr>
            <w:r>
              <w:rPr>
                <w:b w:val="0"/>
                <w:bCs w:val="0"/>
              </w:rPr>
              <w:t>17</w:t>
            </w:r>
          </w:p>
        </w:tc>
        <w:tc>
          <w:tcPr>
            <w:tcW w:w="2756" w:type="dxa"/>
          </w:tcPr>
          <w:p w14:paraId="0F4E1680" w14:textId="7C7469BE" w:rsidR="00BC7E32" w:rsidRDefault="00BC7E32" w:rsidP="00597ACA">
            <w:pPr>
              <w:cnfStyle w:val="000000000000" w:firstRow="0" w:lastRow="0" w:firstColumn="0" w:lastColumn="0" w:oddVBand="0" w:evenVBand="0" w:oddHBand="0" w:evenHBand="0" w:firstRowFirstColumn="0" w:firstRowLastColumn="0" w:lastRowFirstColumn="0" w:lastRowLastColumn="0"/>
            </w:pPr>
            <w:r>
              <w:t>Create activity diagrams</w:t>
            </w:r>
            <w:r w:rsidR="00234674">
              <w:t xml:space="preserve"> &amp; process </w:t>
            </w:r>
            <w:r>
              <w:t>flows</w:t>
            </w:r>
          </w:p>
        </w:tc>
        <w:tc>
          <w:tcPr>
            <w:tcW w:w="10065" w:type="dxa"/>
          </w:tcPr>
          <w:p w14:paraId="41C1EA3E" w14:textId="2A5D9334" w:rsidR="00BC7E32" w:rsidRDefault="009A185A" w:rsidP="00597ACA">
            <w:pPr>
              <w:cnfStyle w:val="000000000000" w:firstRow="0" w:lastRow="0" w:firstColumn="0" w:lastColumn="0" w:oddVBand="0" w:evenVBand="0" w:oddHBand="0" w:evenHBand="0" w:firstRowFirstColumn="0" w:firstRowLastColumn="0" w:lastRowFirstColumn="0" w:lastRowLastColumn="0"/>
            </w:pPr>
            <w:r>
              <w:t xml:space="preserve">Using the use cases, create diagrams showing </w:t>
            </w:r>
            <w:r w:rsidR="001547C8">
              <w:t xml:space="preserve">the processes from beginning to end </w:t>
            </w:r>
            <w:r w:rsidR="00566C98">
              <w:t xml:space="preserve">with all components and </w:t>
            </w:r>
            <w:r w:rsidR="00CD58F5">
              <w:t>classes</w:t>
            </w:r>
            <w:r w:rsidR="00566C98">
              <w:t xml:space="preserve"> involved. </w:t>
            </w:r>
          </w:p>
        </w:tc>
        <w:tc>
          <w:tcPr>
            <w:tcW w:w="1701" w:type="dxa"/>
          </w:tcPr>
          <w:p w14:paraId="474419C6" w14:textId="77777777" w:rsidR="00BC7E32" w:rsidRPr="00CD074B" w:rsidRDefault="00BC7E32"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6825E70C"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3DAE7F07" w14:textId="3AA231CC" w:rsidR="00CD58F5" w:rsidRDefault="00CD58F5" w:rsidP="00CA3366">
            <w:pPr>
              <w:rPr>
                <w:b w:val="0"/>
                <w:bCs w:val="0"/>
              </w:rPr>
            </w:pPr>
            <w:r>
              <w:rPr>
                <w:b w:val="0"/>
                <w:bCs w:val="0"/>
              </w:rPr>
              <w:t>18</w:t>
            </w:r>
          </w:p>
        </w:tc>
        <w:tc>
          <w:tcPr>
            <w:tcW w:w="2756" w:type="dxa"/>
          </w:tcPr>
          <w:p w14:paraId="6A4C0230" w14:textId="539680EB" w:rsidR="00CD58F5" w:rsidRPr="001F48AA" w:rsidRDefault="001F48AA" w:rsidP="00597ACA">
            <w:pPr>
              <w:cnfStyle w:val="000000000000" w:firstRow="0" w:lastRow="0" w:firstColumn="0" w:lastColumn="0" w:oddVBand="0" w:evenVBand="0" w:oddHBand="0" w:evenHBand="0" w:firstRowFirstColumn="0" w:firstRowLastColumn="0" w:lastRowFirstColumn="0" w:lastRowLastColumn="0"/>
              <w:rPr>
                <w:i/>
              </w:rPr>
            </w:pPr>
            <w:r>
              <w:rPr>
                <w:i/>
                <w:iCs/>
              </w:rPr>
              <w:t xml:space="preserve">Discussion &amp; planning completed </w:t>
            </w:r>
          </w:p>
        </w:tc>
        <w:tc>
          <w:tcPr>
            <w:tcW w:w="10065" w:type="dxa"/>
          </w:tcPr>
          <w:p w14:paraId="00FCD2B1" w14:textId="2000BC71" w:rsidR="00CD58F5" w:rsidRDefault="001F48AA" w:rsidP="00597ACA">
            <w:pPr>
              <w:cnfStyle w:val="000000000000" w:firstRow="0" w:lastRow="0" w:firstColumn="0" w:lastColumn="0" w:oddVBand="0" w:evenVBand="0" w:oddHBand="0" w:evenHBand="0" w:firstRowFirstColumn="0" w:firstRowLastColumn="0" w:lastRowFirstColumn="0" w:lastRowLastColumn="0"/>
            </w:pPr>
            <w:r>
              <w:t xml:space="preserve">All planning </w:t>
            </w:r>
            <w:r w:rsidR="00A969C9">
              <w:t xml:space="preserve">is completed for </w:t>
            </w:r>
            <w:r>
              <w:t xml:space="preserve">the design phase </w:t>
            </w:r>
            <w:r w:rsidR="00A969C9">
              <w:t xml:space="preserve">to use </w:t>
            </w:r>
            <w:r w:rsidR="009B358D">
              <w:t xml:space="preserve">for </w:t>
            </w:r>
            <w:r w:rsidR="00BE5CC9">
              <w:t>its</w:t>
            </w:r>
            <w:r w:rsidR="009B358D">
              <w:t xml:space="preserve"> development.</w:t>
            </w:r>
          </w:p>
        </w:tc>
        <w:tc>
          <w:tcPr>
            <w:tcW w:w="1701" w:type="dxa"/>
          </w:tcPr>
          <w:p w14:paraId="7E2B8F50" w14:textId="77777777" w:rsidR="00CD58F5" w:rsidRPr="00CD074B" w:rsidRDefault="00CD58F5"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136440F5"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B706138" w14:textId="5131E66C" w:rsidR="009B358D" w:rsidRDefault="009B358D" w:rsidP="00CA3366">
            <w:pPr>
              <w:rPr>
                <w:b w:val="0"/>
                <w:bCs w:val="0"/>
              </w:rPr>
            </w:pPr>
            <w:r>
              <w:rPr>
                <w:b w:val="0"/>
                <w:bCs w:val="0"/>
              </w:rPr>
              <w:t>19</w:t>
            </w:r>
          </w:p>
        </w:tc>
        <w:tc>
          <w:tcPr>
            <w:tcW w:w="2756" w:type="dxa"/>
          </w:tcPr>
          <w:p w14:paraId="014E8AB2" w14:textId="0B0AA6BA" w:rsidR="009B358D" w:rsidRPr="004F720F" w:rsidRDefault="00A927D7" w:rsidP="00597ACA">
            <w:pPr>
              <w:cnfStyle w:val="000000000000" w:firstRow="0" w:lastRow="0" w:firstColumn="0" w:lastColumn="0" w:oddVBand="0" w:evenVBand="0" w:oddHBand="0" w:evenHBand="0" w:firstRowFirstColumn="0" w:firstRowLastColumn="0" w:lastRowFirstColumn="0" w:lastRowLastColumn="0"/>
              <w:rPr>
                <w:b/>
              </w:rPr>
            </w:pPr>
            <w:r>
              <w:rPr>
                <w:b/>
                <w:bCs/>
              </w:rPr>
              <w:t>Design Phase</w:t>
            </w:r>
          </w:p>
        </w:tc>
        <w:tc>
          <w:tcPr>
            <w:tcW w:w="10065" w:type="dxa"/>
          </w:tcPr>
          <w:p w14:paraId="3D2B90FA" w14:textId="3EA35CE0" w:rsidR="009B358D" w:rsidRDefault="00997A7C" w:rsidP="00597ACA">
            <w:pPr>
              <w:cnfStyle w:val="000000000000" w:firstRow="0" w:lastRow="0" w:firstColumn="0" w:lastColumn="0" w:oddVBand="0" w:evenVBand="0" w:oddHBand="0" w:evenHBand="0" w:firstRowFirstColumn="0" w:firstRowLastColumn="0" w:lastRowFirstColumn="0" w:lastRowLastColumn="0"/>
            </w:pPr>
            <w:r>
              <w:t xml:space="preserve">Designing </w:t>
            </w:r>
            <w:r w:rsidR="00AA1F04">
              <w:t xml:space="preserve">all the components of the booking system which includes the front </w:t>
            </w:r>
            <w:r w:rsidR="00A13F3A">
              <w:t>and</w:t>
            </w:r>
            <w:r w:rsidR="00AA1F04">
              <w:t xml:space="preserve"> back end</w:t>
            </w:r>
            <w:r w:rsidR="00A13F3A">
              <w:t xml:space="preserve"> </w:t>
            </w:r>
            <w:r w:rsidR="00F17691">
              <w:t xml:space="preserve">of the system. </w:t>
            </w:r>
            <w:r w:rsidR="00911715">
              <w:t xml:space="preserve"> </w:t>
            </w:r>
          </w:p>
        </w:tc>
        <w:tc>
          <w:tcPr>
            <w:tcW w:w="1701" w:type="dxa"/>
          </w:tcPr>
          <w:p w14:paraId="4B659725" w14:textId="77777777" w:rsidR="009B358D" w:rsidRPr="00CD074B" w:rsidRDefault="009B358D"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1CF81451"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96664A4" w14:textId="75F4D108" w:rsidR="000853B9" w:rsidRDefault="000853B9" w:rsidP="00CA3366">
            <w:pPr>
              <w:rPr>
                <w:b w:val="0"/>
                <w:bCs w:val="0"/>
              </w:rPr>
            </w:pPr>
            <w:r>
              <w:rPr>
                <w:b w:val="0"/>
                <w:bCs w:val="0"/>
              </w:rPr>
              <w:t>20</w:t>
            </w:r>
          </w:p>
        </w:tc>
        <w:tc>
          <w:tcPr>
            <w:tcW w:w="2756" w:type="dxa"/>
          </w:tcPr>
          <w:p w14:paraId="482FCADC" w14:textId="01DE8561" w:rsidR="000853B9" w:rsidRPr="00DE7D53" w:rsidRDefault="00DE7D53" w:rsidP="00597ACA">
            <w:pPr>
              <w:cnfStyle w:val="000000000000" w:firstRow="0" w:lastRow="0" w:firstColumn="0" w:lastColumn="0" w:oddVBand="0" w:evenVBand="0" w:oddHBand="0" w:evenHBand="0" w:firstRowFirstColumn="0" w:firstRowLastColumn="0" w:lastRowFirstColumn="0" w:lastRowLastColumn="0"/>
            </w:pPr>
            <w:r>
              <w:t>Design database structure</w:t>
            </w:r>
          </w:p>
        </w:tc>
        <w:tc>
          <w:tcPr>
            <w:tcW w:w="10065" w:type="dxa"/>
          </w:tcPr>
          <w:p w14:paraId="6C86273F" w14:textId="710E0E37" w:rsidR="000853B9" w:rsidRDefault="00DE7D53" w:rsidP="00597ACA">
            <w:pPr>
              <w:cnfStyle w:val="000000000000" w:firstRow="0" w:lastRow="0" w:firstColumn="0" w:lastColumn="0" w:oddVBand="0" w:evenVBand="0" w:oddHBand="0" w:evenHBand="0" w:firstRowFirstColumn="0" w:firstRowLastColumn="0" w:lastRowFirstColumn="0" w:lastRowLastColumn="0"/>
            </w:pPr>
            <w:r>
              <w:t xml:space="preserve">Designing how the database </w:t>
            </w:r>
            <w:r w:rsidR="00A05E77">
              <w:t>will store</w:t>
            </w:r>
            <w:r>
              <w:t xml:space="preserve"> all the booking</w:t>
            </w:r>
            <w:r w:rsidR="00A05E77">
              <w:t>s,</w:t>
            </w:r>
            <w:r>
              <w:t xml:space="preserve"> customer </w:t>
            </w:r>
            <w:r w:rsidR="00A05E77">
              <w:t>data</w:t>
            </w:r>
            <w:r w:rsidR="004016A1">
              <w:t xml:space="preserve">, lounge </w:t>
            </w:r>
            <w:r w:rsidR="00B27EA5">
              <w:t>data</w:t>
            </w:r>
            <w:r w:rsidR="005B2DC5">
              <w:t xml:space="preserve">, and other information the system will use. </w:t>
            </w:r>
            <w:r w:rsidR="00FF5DE9">
              <w:t xml:space="preserve">Data backups and failovers will be </w:t>
            </w:r>
            <w:r w:rsidR="001C3CDA">
              <w:t>part of this design</w:t>
            </w:r>
            <w:r w:rsidR="00623812">
              <w:t>.</w:t>
            </w:r>
            <w:r w:rsidR="0036405A">
              <w:t xml:space="preserve"> </w:t>
            </w:r>
          </w:p>
        </w:tc>
        <w:tc>
          <w:tcPr>
            <w:tcW w:w="1701" w:type="dxa"/>
          </w:tcPr>
          <w:p w14:paraId="719C871B" w14:textId="694E0ED7" w:rsidR="000853B9" w:rsidRPr="00CD074B" w:rsidRDefault="006A46FE" w:rsidP="00597ACA">
            <w:pPr>
              <w:cnfStyle w:val="000000000000" w:firstRow="0" w:lastRow="0" w:firstColumn="0" w:lastColumn="0" w:oddVBand="0" w:evenVBand="0" w:oddHBand="0" w:evenHBand="0" w:firstRowFirstColumn="0" w:firstRowLastColumn="0" w:lastRowFirstColumn="0" w:lastRowLastColumn="0"/>
            </w:pPr>
            <w:r>
              <w:t>Rhys Matthews</w:t>
            </w:r>
          </w:p>
        </w:tc>
      </w:tr>
      <w:tr w:rsidR="002C3522" w:rsidRPr="00CD074B" w14:paraId="679EF52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D5601AB" w14:textId="535ED518" w:rsidR="00467C3E" w:rsidRDefault="00467C3E" w:rsidP="00CA3366">
            <w:pPr>
              <w:rPr>
                <w:b w:val="0"/>
                <w:bCs w:val="0"/>
              </w:rPr>
            </w:pPr>
            <w:r>
              <w:rPr>
                <w:b w:val="0"/>
                <w:bCs w:val="0"/>
              </w:rPr>
              <w:t>21</w:t>
            </w:r>
          </w:p>
        </w:tc>
        <w:tc>
          <w:tcPr>
            <w:tcW w:w="2756" w:type="dxa"/>
          </w:tcPr>
          <w:p w14:paraId="478AF11C" w14:textId="1D2BE0F5" w:rsidR="00467C3E" w:rsidRDefault="00A3658D" w:rsidP="00597ACA">
            <w:pPr>
              <w:cnfStyle w:val="000000000000" w:firstRow="0" w:lastRow="0" w:firstColumn="0" w:lastColumn="0" w:oddVBand="0" w:evenVBand="0" w:oddHBand="0" w:evenHBand="0" w:firstRowFirstColumn="0" w:firstRowLastColumn="0" w:lastRowFirstColumn="0" w:lastRowLastColumn="0"/>
            </w:pPr>
            <w:r>
              <w:t xml:space="preserve">Design hardware </w:t>
            </w:r>
            <w:r w:rsidR="00B33CE5">
              <w:t>infrastructure</w:t>
            </w:r>
          </w:p>
        </w:tc>
        <w:tc>
          <w:tcPr>
            <w:tcW w:w="10065" w:type="dxa"/>
          </w:tcPr>
          <w:p w14:paraId="38509FE8" w14:textId="0CC7E1E0" w:rsidR="00467C3E" w:rsidRDefault="00BA10BA" w:rsidP="00597ACA">
            <w:pPr>
              <w:cnfStyle w:val="000000000000" w:firstRow="0" w:lastRow="0" w:firstColumn="0" w:lastColumn="0" w:oddVBand="0" w:evenVBand="0" w:oddHBand="0" w:evenHBand="0" w:firstRowFirstColumn="0" w:firstRowLastColumn="0" w:lastRowFirstColumn="0" w:lastRowLastColumn="0"/>
            </w:pPr>
            <w:r>
              <w:t xml:space="preserve">Using </w:t>
            </w:r>
            <w:r w:rsidR="000D66FF">
              <w:t xml:space="preserve">information from the database design team, </w:t>
            </w:r>
            <w:r w:rsidR="00865FCF">
              <w:t xml:space="preserve">hardware requirements </w:t>
            </w:r>
            <w:r w:rsidR="00135608">
              <w:t>are identified and a design is created for the back</w:t>
            </w:r>
            <w:r w:rsidR="00B33CE5">
              <w:t>-</w:t>
            </w:r>
            <w:r w:rsidR="00135608">
              <w:t>end infrastructure</w:t>
            </w:r>
            <w:r w:rsidR="00F136AF">
              <w:t xml:space="preserve"> to support the new system. </w:t>
            </w:r>
          </w:p>
        </w:tc>
        <w:tc>
          <w:tcPr>
            <w:tcW w:w="1701" w:type="dxa"/>
          </w:tcPr>
          <w:p w14:paraId="08134DDE" w14:textId="1FFF9079" w:rsidR="00467C3E" w:rsidRPr="00CD074B" w:rsidRDefault="00F136AF" w:rsidP="00597ACA">
            <w:pPr>
              <w:cnfStyle w:val="000000000000" w:firstRow="0" w:lastRow="0" w:firstColumn="0" w:lastColumn="0" w:oddVBand="0" w:evenVBand="0" w:oddHBand="0" w:evenHBand="0" w:firstRowFirstColumn="0" w:firstRowLastColumn="0" w:lastRowFirstColumn="0" w:lastRowLastColumn="0"/>
            </w:pPr>
            <w:r>
              <w:t>Bradley Harris</w:t>
            </w:r>
          </w:p>
        </w:tc>
      </w:tr>
      <w:tr w:rsidR="002C3522" w:rsidRPr="00CD074B" w14:paraId="66A63A1E"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6191AC74" w14:textId="1F4B1340" w:rsidR="00F136AF" w:rsidRDefault="00F136AF" w:rsidP="00CA3366">
            <w:pPr>
              <w:rPr>
                <w:b w:val="0"/>
                <w:bCs w:val="0"/>
              </w:rPr>
            </w:pPr>
            <w:r>
              <w:rPr>
                <w:b w:val="0"/>
                <w:bCs w:val="0"/>
              </w:rPr>
              <w:t>22</w:t>
            </w:r>
          </w:p>
        </w:tc>
        <w:tc>
          <w:tcPr>
            <w:tcW w:w="2756" w:type="dxa"/>
          </w:tcPr>
          <w:p w14:paraId="2C91C34C" w14:textId="6752DE5D" w:rsidR="00F136AF" w:rsidRDefault="005311A6" w:rsidP="00597ACA">
            <w:pPr>
              <w:cnfStyle w:val="000000000000" w:firstRow="0" w:lastRow="0" w:firstColumn="0" w:lastColumn="0" w:oddVBand="0" w:evenVBand="0" w:oddHBand="0" w:evenHBand="0" w:firstRowFirstColumn="0" w:firstRowLastColumn="0" w:lastRowFirstColumn="0" w:lastRowLastColumn="0"/>
            </w:pPr>
            <w:r>
              <w:t xml:space="preserve">Create </w:t>
            </w:r>
            <w:r w:rsidR="00570877">
              <w:t>booking</w:t>
            </w:r>
            <w:r>
              <w:t xml:space="preserve"> management portal</w:t>
            </w:r>
          </w:p>
        </w:tc>
        <w:tc>
          <w:tcPr>
            <w:tcW w:w="10065" w:type="dxa"/>
          </w:tcPr>
          <w:p w14:paraId="6EFDF653" w14:textId="19FF9D82" w:rsidR="00F136AF" w:rsidRDefault="00C17960" w:rsidP="00597ACA">
            <w:pPr>
              <w:cnfStyle w:val="000000000000" w:firstRow="0" w:lastRow="0" w:firstColumn="0" w:lastColumn="0" w:oddVBand="0" w:evenVBand="0" w:oddHBand="0" w:evenHBand="0" w:firstRowFirstColumn="0" w:firstRowLastColumn="0" w:lastRowFirstColumn="0" w:lastRowLastColumn="0"/>
            </w:pPr>
            <w:r>
              <w:t>Creating a web portal for the staff to use for managing bookings and lounge status update</w:t>
            </w:r>
            <w:r w:rsidR="00D01D6C">
              <w:t>s</w:t>
            </w:r>
            <w:r>
              <w:t xml:space="preserve">. </w:t>
            </w:r>
            <w:r w:rsidR="00FE4A98">
              <w:t xml:space="preserve">The website supports different levels of staff logins and </w:t>
            </w:r>
            <w:r w:rsidR="000D2557">
              <w:t xml:space="preserve">can only be accessed within FlyDreamAir’s domain. </w:t>
            </w:r>
            <w:r w:rsidR="004C4332">
              <w:t>Staff can create, adjust</w:t>
            </w:r>
            <w:r w:rsidR="00C876B2">
              <w:t>,</w:t>
            </w:r>
            <w:r w:rsidR="004C4332">
              <w:t xml:space="preserve"> or remove bookings from</w:t>
            </w:r>
            <w:r w:rsidR="00C876B2">
              <w:t xml:space="preserve"> this portal. </w:t>
            </w:r>
          </w:p>
        </w:tc>
        <w:tc>
          <w:tcPr>
            <w:tcW w:w="1701" w:type="dxa"/>
          </w:tcPr>
          <w:p w14:paraId="1FDFC571" w14:textId="4B975007" w:rsidR="00F136AF" w:rsidRDefault="00F136AF"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60F45B6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78902F1" w14:textId="2C3F2DA4" w:rsidR="0093498A" w:rsidRDefault="0093498A" w:rsidP="00CA3366">
            <w:pPr>
              <w:rPr>
                <w:b w:val="0"/>
                <w:bCs w:val="0"/>
              </w:rPr>
            </w:pPr>
            <w:r>
              <w:rPr>
                <w:b w:val="0"/>
                <w:bCs w:val="0"/>
              </w:rPr>
              <w:t>23</w:t>
            </w:r>
          </w:p>
        </w:tc>
        <w:tc>
          <w:tcPr>
            <w:tcW w:w="2756" w:type="dxa"/>
          </w:tcPr>
          <w:p w14:paraId="4E42A2EE" w14:textId="264C537B" w:rsidR="0093498A" w:rsidRDefault="009506CA" w:rsidP="00597ACA">
            <w:pPr>
              <w:cnfStyle w:val="000000000000" w:firstRow="0" w:lastRow="0" w:firstColumn="0" w:lastColumn="0" w:oddVBand="0" w:evenVBand="0" w:oddHBand="0" w:evenHBand="0" w:firstRowFirstColumn="0" w:firstRowLastColumn="0" w:lastRowFirstColumn="0" w:lastRowLastColumn="0"/>
            </w:pPr>
            <w:r>
              <w:t>Create front end website</w:t>
            </w:r>
          </w:p>
        </w:tc>
        <w:tc>
          <w:tcPr>
            <w:tcW w:w="10065" w:type="dxa"/>
          </w:tcPr>
          <w:p w14:paraId="6D7153F5" w14:textId="1EB4CF47" w:rsidR="0093498A" w:rsidRDefault="004C4332" w:rsidP="00597ACA">
            <w:pPr>
              <w:cnfStyle w:val="000000000000" w:firstRow="0" w:lastRow="0" w:firstColumn="0" w:lastColumn="0" w:oddVBand="0" w:evenVBand="0" w:oddHBand="0" w:evenHBand="0" w:firstRowFirstColumn="0" w:firstRowLastColumn="0" w:lastRowFirstColumn="0" w:lastRowLastColumn="0"/>
            </w:pPr>
            <w:r>
              <w:t xml:space="preserve">Creating the customer facing website where </w:t>
            </w:r>
            <w:r w:rsidR="006532BC">
              <w:t xml:space="preserve">lounge </w:t>
            </w:r>
            <w:r w:rsidR="007211E8">
              <w:t xml:space="preserve">information </w:t>
            </w:r>
            <w:r w:rsidR="006532BC">
              <w:t>and booking options will be available</w:t>
            </w:r>
            <w:r w:rsidR="00C53BEE">
              <w:t xml:space="preserve">. Website will support customer logins </w:t>
            </w:r>
            <w:r w:rsidR="00DB13A5">
              <w:t xml:space="preserve">and save user data. </w:t>
            </w:r>
          </w:p>
        </w:tc>
        <w:tc>
          <w:tcPr>
            <w:tcW w:w="1701" w:type="dxa"/>
          </w:tcPr>
          <w:p w14:paraId="2FAED37E" w14:textId="39487B8B" w:rsidR="0093498A" w:rsidRDefault="00DB13A5" w:rsidP="00597ACA">
            <w:pPr>
              <w:cnfStyle w:val="000000000000" w:firstRow="0" w:lastRow="0" w:firstColumn="0" w:lastColumn="0" w:oddVBand="0" w:evenVBand="0" w:oddHBand="0" w:evenHBand="0" w:firstRowFirstColumn="0" w:firstRowLastColumn="0" w:lastRowFirstColumn="0" w:lastRowLastColumn="0"/>
            </w:pPr>
            <w:r>
              <w:t>Soham Verma</w:t>
            </w:r>
          </w:p>
        </w:tc>
      </w:tr>
      <w:tr w:rsidR="002C3522" w:rsidRPr="00CD074B" w14:paraId="66B4583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4C46532" w14:textId="1D22B955" w:rsidR="00DB13A5" w:rsidRDefault="00DB13A5" w:rsidP="00CA3366">
            <w:pPr>
              <w:rPr>
                <w:b w:val="0"/>
                <w:bCs w:val="0"/>
              </w:rPr>
            </w:pPr>
            <w:r>
              <w:rPr>
                <w:b w:val="0"/>
                <w:bCs w:val="0"/>
              </w:rPr>
              <w:t>24</w:t>
            </w:r>
          </w:p>
        </w:tc>
        <w:tc>
          <w:tcPr>
            <w:tcW w:w="2756" w:type="dxa"/>
          </w:tcPr>
          <w:p w14:paraId="1D6AEE42" w14:textId="3BC223B0" w:rsidR="00DB13A5" w:rsidRDefault="00772311" w:rsidP="00597ACA">
            <w:pPr>
              <w:cnfStyle w:val="000000000000" w:firstRow="0" w:lastRow="0" w:firstColumn="0" w:lastColumn="0" w:oddVBand="0" w:evenVBand="0" w:oddHBand="0" w:evenHBand="0" w:firstRowFirstColumn="0" w:firstRowLastColumn="0" w:lastRowFirstColumn="0" w:lastRowLastColumn="0"/>
            </w:pPr>
            <w:r>
              <w:t>Tie together system components</w:t>
            </w:r>
          </w:p>
        </w:tc>
        <w:tc>
          <w:tcPr>
            <w:tcW w:w="10065" w:type="dxa"/>
          </w:tcPr>
          <w:p w14:paraId="2A430B35" w14:textId="7E79B3F5" w:rsidR="00DB13A5" w:rsidRDefault="00D57B29" w:rsidP="00597ACA">
            <w:pPr>
              <w:cnfStyle w:val="000000000000" w:firstRow="0" w:lastRow="0" w:firstColumn="0" w:lastColumn="0" w:oddVBand="0" w:evenVBand="0" w:oddHBand="0" w:evenHBand="0" w:firstRowFirstColumn="0" w:firstRowLastColumn="0" w:lastRowFirstColumn="0" w:lastRowLastColumn="0"/>
            </w:pPr>
            <w:r>
              <w:t>Making</w:t>
            </w:r>
            <w:r w:rsidR="007041C8">
              <w:t xml:space="preserve"> sure the different system components </w:t>
            </w:r>
            <w:r w:rsidR="00882F14">
              <w:t xml:space="preserve">work together by design to be later tested in the testing phase. </w:t>
            </w:r>
            <w:r w:rsidR="008525B4">
              <w:t>While</w:t>
            </w:r>
            <w:r w:rsidR="00DB45E0">
              <w:t xml:space="preserve"> the</w:t>
            </w:r>
            <w:r w:rsidR="008525B4">
              <w:t xml:space="preserve"> develo</w:t>
            </w:r>
            <w:r w:rsidR="00DB45E0">
              <w:t>pers</w:t>
            </w:r>
            <w:r w:rsidR="00864245">
              <w:t xml:space="preserve"> ha</w:t>
            </w:r>
            <w:r w:rsidR="00483F63">
              <w:t>ve</w:t>
            </w:r>
            <w:r w:rsidR="00864245">
              <w:t xml:space="preserve"> already </w:t>
            </w:r>
            <w:r w:rsidR="009F24D2">
              <w:t>taken</w:t>
            </w:r>
            <w:r w:rsidR="00864245">
              <w:t xml:space="preserve"> this</w:t>
            </w:r>
            <w:r w:rsidR="009F24D2">
              <w:t xml:space="preserve"> into consideration </w:t>
            </w:r>
            <w:r w:rsidR="00BC1AAD">
              <w:t xml:space="preserve">with the design, some components may have been overlooked. </w:t>
            </w:r>
          </w:p>
        </w:tc>
        <w:tc>
          <w:tcPr>
            <w:tcW w:w="1701" w:type="dxa"/>
          </w:tcPr>
          <w:p w14:paraId="6911B0B1" w14:textId="77777777" w:rsidR="00DB13A5" w:rsidRDefault="00DB13A5"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27911641"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754C4325" w14:textId="62F40B2F" w:rsidR="00BC1AAD" w:rsidRDefault="00BC1AAD" w:rsidP="00CA3366">
            <w:pPr>
              <w:rPr>
                <w:b w:val="0"/>
                <w:bCs w:val="0"/>
              </w:rPr>
            </w:pPr>
            <w:r>
              <w:rPr>
                <w:b w:val="0"/>
                <w:bCs w:val="0"/>
              </w:rPr>
              <w:t>25</w:t>
            </w:r>
          </w:p>
        </w:tc>
        <w:tc>
          <w:tcPr>
            <w:tcW w:w="2756" w:type="dxa"/>
          </w:tcPr>
          <w:p w14:paraId="09B8E100" w14:textId="5AD8013E" w:rsidR="00BC1AAD" w:rsidRPr="00BC1AAD" w:rsidRDefault="00BC1AAD" w:rsidP="00597ACA">
            <w:pPr>
              <w:cnfStyle w:val="000000000000" w:firstRow="0" w:lastRow="0" w:firstColumn="0" w:lastColumn="0" w:oddVBand="0" w:evenVBand="0" w:oddHBand="0" w:evenHBand="0" w:firstRowFirstColumn="0" w:firstRowLastColumn="0" w:lastRowFirstColumn="0" w:lastRowLastColumn="0"/>
              <w:rPr>
                <w:i/>
                <w:iCs/>
              </w:rPr>
            </w:pPr>
            <w:r>
              <w:rPr>
                <w:i/>
                <w:iCs/>
              </w:rPr>
              <w:t>Design phase completed</w:t>
            </w:r>
          </w:p>
        </w:tc>
        <w:tc>
          <w:tcPr>
            <w:tcW w:w="10065" w:type="dxa"/>
          </w:tcPr>
          <w:p w14:paraId="149C6889" w14:textId="70F9C89E" w:rsidR="00BC1AAD" w:rsidRDefault="006B7FEC" w:rsidP="00597ACA">
            <w:pPr>
              <w:cnfStyle w:val="000000000000" w:firstRow="0" w:lastRow="0" w:firstColumn="0" w:lastColumn="0" w:oddVBand="0" w:evenVBand="0" w:oddHBand="0" w:evenHBand="0" w:firstRowFirstColumn="0" w:firstRowLastColumn="0" w:lastRowFirstColumn="0" w:lastRowLastColumn="0"/>
            </w:pPr>
            <w:r>
              <w:t>The design of the system is completed and ready for testing</w:t>
            </w:r>
            <w:r w:rsidR="00583486">
              <w:t xml:space="preserve"> before being deployed.</w:t>
            </w:r>
          </w:p>
        </w:tc>
        <w:tc>
          <w:tcPr>
            <w:tcW w:w="1701" w:type="dxa"/>
          </w:tcPr>
          <w:p w14:paraId="4F6317B3" w14:textId="77777777" w:rsidR="00BC1AAD" w:rsidRDefault="00BC1AAD"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2ECB52A1"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17F28CD" w14:textId="7AC92815" w:rsidR="00583486" w:rsidRDefault="00583486" w:rsidP="00CA3366">
            <w:pPr>
              <w:rPr>
                <w:b w:val="0"/>
                <w:bCs w:val="0"/>
              </w:rPr>
            </w:pPr>
            <w:r>
              <w:rPr>
                <w:b w:val="0"/>
                <w:bCs w:val="0"/>
              </w:rPr>
              <w:t>26</w:t>
            </w:r>
          </w:p>
        </w:tc>
        <w:tc>
          <w:tcPr>
            <w:tcW w:w="2756" w:type="dxa"/>
          </w:tcPr>
          <w:p w14:paraId="164D2182" w14:textId="2B35B5D6" w:rsidR="00583486" w:rsidRPr="00583486" w:rsidRDefault="00583486" w:rsidP="00597ACA">
            <w:pPr>
              <w:cnfStyle w:val="000000000000" w:firstRow="0" w:lastRow="0" w:firstColumn="0" w:lastColumn="0" w:oddVBand="0" w:evenVBand="0" w:oddHBand="0" w:evenHBand="0" w:firstRowFirstColumn="0" w:firstRowLastColumn="0" w:lastRowFirstColumn="0" w:lastRowLastColumn="0"/>
              <w:rPr>
                <w:b/>
                <w:bCs/>
              </w:rPr>
            </w:pPr>
            <w:r>
              <w:rPr>
                <w:b/>
                <w:bCs/>
              </w:rPr>
              <w:t xml:space="preserve">Testing &amp; </w:t>
            </w:r>
            <w:r w:rsidR="007F66E3">
              <w:rPr>
                <w:b/>
                <w:bCs/>
              </w:rPr>
              <w:t>a</w:t>
            </w:r>
            <w:r w:rsidR="00707D21">
              <w:rPr>
                <w:b/>
                <w:bCs/>
              </w:rPr>
              <w:t>djusting</w:t>
            </w:r>
          </w:p>
        </w:tc>
        <w:tc>
          <w:tcPr>
            <w:tcW w:w="10065" w:type="dxa"/>
          </w:tcPr>
          <w:p w14:paraId="280B3452" w14:textId="42F3A4F0" w:rsidR="00583486" w:rsidRDefault="00D840AB" w:rsidP="00597ACA">
            <w:pPr>
              <w:cnfStyle w:val="000000000000" w:firstRow="0" w:lastRow="0" w:firstColumn="0" w:lastColumn="0" w:oddVBand="0" w:evenVBand="0" w:oddHBand="0" w:evenHBand="0" w:firstRowFirstColumn="0" w:firstRowLastColumn="0" w:lastRowFirstColumn="0" w:lastRowLastColumn="0"/>
            </w:pPr>
            <w:r>
              <w:t xml:space="preserve">Running dummy tests on the system with real world scenarios to test </w:t>
            </w:r>
            <w:r w:rsidR="00C269CE">
              <w:t>its functionality</w:t>
            </w:r>
            <w:r w:rsidR="00FE3EE4">
              <w:t xml:space="preserve"> </w:t>
            </w:r>
            <w:r w:rsidR="00E316AA">
              <w:t>and stability</w:t>
            </w:r>
            <w:r w:rsidR="005C63BD">
              <w:t xml:space="preserve">. This process will </w:t>
            </w:r>
            <w:r w:rsidR="005940A4">
              <w:t>identify</w:t>
            </w:r>
            <w:r w:rsidR="005C63BD">
              <w:t xml:space="preserve"> any bugs </w:t>
            </w:r>
            <w:r w:rsidR="005940A4">
              <w:t xml:space="preserve">or missing components </w:t>
            </w:r>
            <w:r w:rsidR="004F0203">
              <w:t xml:space="preserve">that need to be </w:t>
            </w:r>
            <w:r w:rsidR="00FF3336">
              <w:t>corrected.</w:t>
            </w:r>
          </w:p>
        </w:tc>
        <w:tc>
          <w:tcPr>
            <w:tcW w:w="1701" w:type="dxa"/>
          </w:tcPr>
          <w:p w14:paraId="50E2FB30" w14:textId="77777777" w:rsidR="00583486" w:rsidRDefault="00583486"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1DA56FF2"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798CC754" w14:textId="456C9FEC" w:rsidR="00A0054B" w:rsidRDefault="00A0054B" w:rsidP="00CA3366">
            <w:pPr>
              <w:rPr>
                <w:b w:val="0"/>
                <w:bCs w:val="0"/>
              </w:rPr>
            </w:pPr>
            <w:r>
              <w:rPr>
                <w:b w:val="0"/>
                <w:bCs w:val="0"/>
              </w:rPr>
              <w:t>27</w:t>
            </w:r>
          </w:p>
        </w:tc>
        <w:tc>
          <w:tcPr>
            <w:tcW w:w="2756" w:type="dxa"/>
          </w:tcPr>
          <w:p w14:paraId="28C7D1CC" w14:textId="15EC9779" w:rsidR="00A0054B" w:rsidRPr="00690DCC" w:rsidRDefault="002D100E" w:rsidP="00597ACA">
            <w:pPr>
              <w:cnfStyle w:val="000000000000" w:firstRow="0" w:lastRow="0" w:firstColumn="0" w:lastColumn="0" w:oddVBand="0" w:evenVBand="0" w:oddHBand="0" w:evenHBand="0" w:firstRowFirstColumn="0" w:firstRowLastColumn="0" w:lastRowFirstColumn="0" w:lastRowLastColumn="0"/>
            </w:pPr>
            <w:r>
              <w:t>Create testing environment</w:t>
            </w:r>
          </w:p>
        </w:tc>
        <w:tc>
          <w:tcPr>
            <w:tcW w:w="10065" w:type="dxa"/>
          </w:tcPr>
          <w:p w14:paraId="14C84D1D" w14:textId="24930992" w:rsidR="00A0054B" w:rsidRDefault="0097751B" w:rsidP="00597ACA">
            <w:pPr>
              <w:cnfStyle w:val="000000000000" w:firstRow="0" w:lastRow="0" w:firstColumn="0" w:lastColumn="0" w:oddVBand="0" w:evenVBand="0" w:oddHBand="0" w:evenHBand="0" w:firstRowFirstColumn="0" w:firstRowLastColumn="0" w:lastRowFirstColumn="0" w:lastRowLastColumn="0"/>
            </w:pPr>
            <w:r>
              <w:t xml:space="preserve">Setting up a </w:t>
            </w:r>
            <w:r w:rsidR="006904D9">
              <w:t xml:space="preserve">virtual </w:t>
            </w:r>
            <w:r>
              <w:t xml:space="preserve">testing environment for the system to run on. </w:t>
            </w:r>
            <w:r w:rsidR="00751031">
              <w:t>H</w:t>
            </w:r>
            <w:r w:rsidR="00FD1E56">
              <w:t>igh performance servers</w:t>
            </w:r>
            <w:r w:rsidR="00751031">
              <w:t xml:space="preserve"> will be leased for a short duration for these tests.</w:t>
            </w:r>
            <w:r w:rsidR="00DD3E59">
              <w:t xml:space="preserve"> </w:t>
            </w:r>
          </w:p>
        </w:tc>
        <w:tc>
          <w:tcPr>
            <w:tcW w:w="1701" w:type="dxa"/>
          </w:tcPr>
          <w:p w14:paraId="63430861" w14:textId="77777777" w:rsidR="00A0054B" w:rsidRDefault="00A0054B"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4CCE2F1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0E277AD7" w14:textId="0AD11EFD" w:rsidR="00751031" w:rsidRDefault="00751031" w:rsidP="00CA3366">
            <w:pPr>
              <w:rPr>
                <w:b w:val="0"/>
                <w:bCs w:val="0"/>
              </w:rPr>
            </w:pPr>
            <w:r>
              <w:rPr>
                <w:b w:val="0"/>
                <w:bCs w:val="0"/>
              </w:rPr>
              <w:t>28</w:t>
            </w:r>
          </w:p>
        </w:tc>
        <w:tc>
          <w:tcPr>
            <w:tcW w:w="2756" w:type="dxa"/>
          </w:tcPr>
          <w:p w14:paraId="1BA04647" w14:textId="32555CBC" w:rsidR="00751031" w:rsidRDefault="00D6435D" w:rsidP="00597ACA">
            <w:pPr>
              <w:cnfStyle w:val="000000000000" w:firstRow="0" w:lastRow="0" w:firstColumn="0" w:lastColumn="0" w:oddVBand="0" w:evenVBand="0" w:oddHBand="0" w:evenHBand="0" w:firstRowFirstColumn="0" w:firstRowLastColumn="0" w:lastRowFirstColumn="0" w:lastRowLastColumn="0"/>
            </w:pPr>
            <w:r>
              <w:t>Simulate business processes</w:t>
            </w:r>
          </w:p>
        </w:tc>
        <w:tc>
          <w:tcPr>
            <w:tcW w:w="10065" w:type="dxa"/>
          </w:tcPr>
          <w:p w14:paraId="6EB4BFCC" w14:textId="2A4DF19C" w:rsidR="00751031" w:rsidRDefault="00D6435D" w:rsidP="00597ACA">
            <w:pPr>
              <w:cnfStyle w:val="000000000000" w:firstRow="0" w:lastRow="0" w:firstColumn="0" w:lastColumn="0" w:oddVBand="0" w:evenVBand="0" w:oddHBand="0" w:evenHBand="0" w:firstRowFirstColumn="0" w:firstRowLastColumn="0" w:lastRowFirstColumn="0" w:lastRowLastColumn="0"/>
            </w:pPr>
            <w:r>
              <w:t xml:space="preserve">Simulating the business processes within the test environment which includes bookings, account creations, </w:t>
            </w:r>
            <w:r w:rsidR="00A3709A">
              <w:t xml:space="preserve">user information modifications, </w:t>
            </w:r>
            <w:r w:rsidR="00355337">
              <w:t xml:space="preserve">lounge status updates, and any other </w:t>
            </w:r>
            <w:r w:rsidR="007B3E9D">
              <w:t>procedure th</w:t>
            </w:r>
            <w:r w:rsidR="007B3CED">
              <w:t>e staff at FlyDreamAir</w:t>
            </w:r>
            <w:r w:rsidR="007B3E9D">
              <w:t xml:space="preserve"> will </w:t>
            </w:r>
            <w:r w:rsidR="007B3CED">
              <w:t>carry out.</w:t>
            </w:r>
            <w:r w:rsidR="00E4077D">
              <w:t xml:space="preserve"> </w:t>
            </w:r>
            <w:r w:rsidR="001B7AC3">
              <w:t xml:space="preserve"> </w:t>
            </w:r>
          </w:p>
        </w:tc>
        <w:tc>
          <w:tcPr>
            <w:tcW w:w="1701" w:type="dxa"/>
          </w:tcPr>
          <w:p w14:paraId="272EE32E" w14:textId="77777777" w:rsidR="00751031" w:rsidRDefault="00751031" w:rsidP="00597ACA">
            <w:pPr>
              <w:cnfStyle w:val="000000000000" w:firstRow="0" w:lastRow="0" w:firstColumn="0" w:lastColumn="0" w:oddVBand="0" w:evenVBand="0" w:oddHBand="0" w:evenHBand="0" w:firstRowFirstColumn="0" w:firstRowLastColumn="0" w:lastRowFirstColumn="0" w:lastRowLastColumn="0"/>
            </w:pPr>
          </w:p>
        </w:tc>
      </w:tr>
      <w:tr w:rsidR="002C3522" w:rsidRPr="00CD074B" w14:paraId="13FE950C"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B3E8006" w14:textId="682C238B" w:rsidR="007B3CED" w:rsidRDefault="007B3CED" w:rsidP="00CA3366">
            <w:pPr>
              <w:rPr>
                <w:b w:val="0"/>
                <w:bCs w:val="0"/>
              </w:rPr>
            </w:pPr>
            <w:r>
              <w:rPr>
                <w:b w:val="0"/>
                <w:bCs w:val="0"/>
              </w:rPr>
              <w:t>29</w:t>
            </w:r>
          </w:p>
        </w:tc>
        <w:tc>
          <w:tcPr>
            <w:tcW w:w="2756" w:type="dxa"/>
          </w:tcPr>
          <w:p w14:paraId="17C228DE" w14:textId="323833EC" w:rsidR="007B3CED" w:rsidRDefault="007B3CED" w:rsidP="00597ACA">
            <w:pPr>
              <w:cnfStyle w:val="000000000000" w:firstRow="0" w:lastRow="0" w:firstColumn="0" w:lastColumn="0" w:oddVBand="0" w:evenVBand="0" w:oddHBand="0" w:evenHBand="0" w:firstRowFirstColumn="0" w:firstRowLastColumn="0" w:lastRowFirstColumn="0" w:lastRowLastColumn="0"/>
            </w:pPr>
            <w:r>
              <w:t xml:space="preserve">Gather test results </w:t>
            </w:r>
            <w:r w:rsidR="00A02590">
              <w:t>&amp; data</w:t>
            </w:r>
          </w:p>
        </w:tc>
        <w:tc>
          <w:tcPr>
            <w:tcW w:w="10065" w:type="dxa"/>
          </w:tcPr>
          <w:p w14:paraId="0EA69974" w14:textId="371E7A2D" w:rsidR="007B3CED" w:rsidRDefault="00BB1018" w:rsidP="00597ACA">
            <w:pPr>
              <w:cnfStyle w:val="000000000000" w:firstRow="0" w:lastRow="0" w:firstColumn="0" w:lastColumn="0" w:oddVBand="0" w:evenVBand="0" w:oddHBand="0" w:evenHBand="0" w:firstRowFirstColumn="0" w:firstRowLastColumn="0" w:lastRowFirstColumn="0" w:lastRowLastColumn="0"/>
            </w:pPr>
            <w:r>
              <w:t xml:space="preserve">Gather </w:t>
            </w:r>
            <w:r w:rsidR="002F1F74">
              <w:t>results</w:t>
            </w:r>
            <w:r w:rsidR="003B28C5">
              <w:t xml:space="preserve"> </w:t>
            </w:r>
            <w:r w:rsidR="005E790D">
              <w:t>from testing</w:t>
            </w:r>
            <w:r w:rsidR="003B28C5">
              <w:t xml:space="preserve"> the system</w:t>
            </w:r>
            <w:r w:rsidR="005E790D">
              <w:t xml:space="preserve"> in the virtual environment</w:t>
            </w:r>
            <w:r w:rsidR="0053109F">
              <w:t xml:space="preserve">. These results include performance </w:t>
            </w:r>
            <w:r w:rsidR="00D80D23">
              <w:t>of the</w:t>
            </w:r>
            <w:r w:rsidR="00923214">
              <w:t xml:space="preserve"> </w:t>
            </w:r>
            <w:r w:rsidR="00775BE4">
              <w:t>hardware</w:t>
            </w:r>
            <w:r w:rsidR="00D421EC">
              <w:t xml:space="preserve">, </w:t>
            </w:r>
            <w:r w:rsidR="00ED21F9">
              <w:t>efficiency of executing tasks,</w:t>
            </w:r>
            <w:r w:rsidR="00775BE4">
              <w:t xml:space="preserve"> </w:t>
            </w:r>
            <w:r w:rsidR="00AD1945">
              <w:t>and the overall eff</w:t>
            </w:r>
            <w:r w:rsidR="002B73D2">
              <w:t xml:space="preserve">ectiveness of the system completing </w:t>
            </w:r>
            <w:r w:rsidR="00ED21F9">
              <w:t>the business’ processes</w:t>
            </w:r>
            <w:r w:rsidR="00725116">
              <w:t>.</w:t>
            </w:r>
          </w:p>
        </w:tc>
        <w:tc>
          <w:tcPr>
            <w:tcW w:w="1701" w:type="dxa"/>
          </w:tcPr>
          <w:p w14:paraId="2859B196" w14:textId="77777777" w:rsidR="007B3CED" w:rsidRDefault="007B3CED" w:rsidP="00597ACA">
            <w:pPr>
              <w:cnfStyle w:val="000000000000" w:firstRow="0" w:lastRow="0" w:firstColumn="0" w:lastColumn="0" w:oddVBand="0" w:evenVBand="0" w:oddHBand="0" w:evenHBand="0" w:firstRowFirstColumn="0" w:firstRowLastColumn="0" w:lastRowFirstColumn="0" w:lastRowLastColumn="0"/>
            </w:pPr>
          </w:p>
        </w:tc>
      </w:tr>
      <w:tr w:rsidR="00725116" w:rsidRPr="00CD074B" w14:paraId="5720DF3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6BEF2F80" w14:textId="39320D48" w:rsidR="00725116" w:rsidRDefault="00725116" w:rsidP="00CA3366">
            <w:pPr>
              <w:rPr>
                <w:b w:val="0"/>
                <w:bCs w:val="0"/>
              </w:rPr>
            </w:pPr>
            <w:r>
              <w:rPr>
                <w:b w:val="0"/>
                <w:bCs w:val="0"/>
              </w:rPr>
              <w:t>30</w:t>
            </w:r>
          </w:p>
        </w:tc>
        <w:tc>
          <w:tcPr>
            <w:tcW w:w="2756" w:type="dxa"/>
          </w:tcPr>
          <w:p w14:paraId="51FE39FC" w14:textId="7B0AE78B" w:rsidR="00725116" w:rsidRDefault="0062571B" w:rsidP="00597ACA">
            <w:pPr>
              <w:cnfStyle w:val="000000000000" w:firstRow="0" w:lastRow="0" w:firstColumn="0" w:lastColumn="0" w:oddVBand="0" w:evenVBand="0" w:oddHBand="0" w:evenHBand="0" w:firstRowFirstColumn="0" w:firstRowLastColumn="0" w:lastRowFirstColumn="0" w:lastRowLastColumn="0"/>
            </w:pPr>
            <w:r>
              <w:t>Make necessary adjustments to software</w:t>
            </w:r>
          </w:p>
        </w:tc>
        <w:tc>
          <w:tcPr>
            <w:tcW w:w="10065" w:type="dxa"/>
          </w:tcPr>
          <w:p w14:paraId="21035563" w14:textId="703FD0C5" w:rsidR="00725116" w:rsidRDefault="005947DE" w:rsidP="00597ACA">
            <w:pPr>
              <w:cnfStyle w:val="000000000000" w:firstRow="0" w:lastRow="0" w:firstColumn="0" w:lastColumn="0" w:oddVBand="0" w:evenVBand="0" w:oddHBand="0" w:evenHBand="0" w:firstRowFirstColumn="0" w:firstRowLastColumn="0" w:lastRowFirstColumn="0" w:lastRowLastColumn="0"/>
            </w:pPr>
            <w:r>
              <w:t>Based off of the results gathered, make adjustment to fix any identified issues</w:t>
            </w:r>
            <w:r w:rsidR="00B33A47">
              <w:t xml:space="preserve"> in performance or</w:t>
            </w:r>
            <w:r w:rsidR="00942800">
              <w:t xml:space="preserve"> </w:t>
            </w:r>
            <w:r w:rsidR="00644C45">
              <w:t xml:space="preserve">stability. If needed, adding any features that were overlooked in the design phase. </w:t>
            </w:r>
          </w:p>
        </w:tc>
        <w:tc>
          <w:tcPr>
            <w:tcW w:w="1701" w:type="dxa"/>
          </w:tcPr>
          <w:p w14:paraId="17EF6C77" w14:textId="77777777" w:rsidR="00725116" w:rsidRDefault="00725116" w:rsidP="00597ACA">
            <w:pPr>
              <w:cnfStyle w:val="000000000000" w:firstRow="0" w:lastRow="0" w:firstColumn="0" w:lastColumn="0" w:oddVBand="0" w:evenVBand="0" w:oddHBand="0" w:evenHBand="0" w:firstRowFirstColumn="0" w:firstRowLastColumn="0" w:lastRowFirstColumn="0" w:lastRowLastColumn="0"/>
            </w:pPr>
          </w:p>
        </w:tc>
      </w:tr>
      <w:tr w:rsidR="00644C45" w:rsidRPr="00CD074B" w14:paraId="740A6E18"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19FA6232" w14:textId="7C38A10E" w:rsidR="00644C45" w:rsidRDefault="00644C45" w:rsidP="00CA3366">
            <w:pPr>
              <w:rPr>
                <w:b w:val="0"/>
                <w:bCs w:val="0"/>
              </w:rPr>
            </w:pPr>
            <w:r>
              <w:rPr>
                <w:b w:val="0"/>
                <w:bCs w:val="0"/>
              </w:rPr>
              <w:t>31</w:t>
            </w:r>
          </w:p>
        </w:tc>
        <w:tc>
          <w:tcPr>
            <w:tcW w:w="2756" w:type="dxa"/>
          </w:tcPr>
          <w:p w14:paraId="3595C8CB" w14:textId="05D49BE9" w:rsidR="00644C45" w:rsidRPr="00457FBE" w:rsidRDefault="00457FBE" w:rsidP="00597ACA">
            <w:pPr>
              <w:cnfStyle w:val="000000000000" w:firstRow="0" w:lastRow="0" w:firstColumn="0" w:lastColumn="0" w:oddVBand="0" w:evenVBand="0" w:oddHBand="0" w:evenHBand="0" w:firstRowFirstColumn="0" w:firstRowLastColumn="0" w:lastRowFirstColumn="0" w:lastRowLastColumn="0"/>
              <w:rPr>
                <w:i/>
              </w:rPr>
            </w:pPr>
            <w:r>
              <w:rPr>
                <w:i/>
                <w:iCs/>
              </w:rPr>
              <w:t>Testing &amp; adj</w:t>
            </w:r>
            <w:r w:rsidR="005C2D0B">
              <w:rPr>
                <w:i/>
                <w:iCs/>
              </w:rPr>
              <w:t>usting completed</w:t>
            </w:r>
          </w:p>
        </w:tc>
        <w:tc>
          <w:tcPr>
            <w:tcW w:w="10065" w:type="dxa"/>
          </w:tcPr>
          <w:p w14:paraId="4E44E92A" w14:textId="0328E3D7" w:rsidR="00644C45" w:rsidRDefault="005C2D0B" w:rsidP="00597ACA">
            <w:pPr>
              <w:cnfStyle w:val="000000000000" w:firstRow="0" w:lastRow="0" w:firstColumn="0" w:lastColumn="0" w:oddVBand="0" w:evenVBand="0" w:oddHBand="0" w:evenHBand="0" w:firstRowFirstColumn="0" w:firstRowLastColumn="0" w:lastRowFirstColumn="0" w:lastRowLastColumn="0"/>
            </w:pPr>
            <w:r>
              <w:t xml:space="preserve">Testing and </w:t>
            </w:r>
            <w:r w:rsidR="00FC7193">
              <w:t>adjusting</w:t>
            </w:r>
            <w:r>
              <w:t xml:space="preserve"> </w:t>
            </w:r>
            <w:r w:rsidR="00430765">
              <w:t>the project</w:t>
            </w:r>
            <w:r>
              <w:t xml:space="preserve"> </w:t>
            </w:r>
            <w:r w:rsidR="00FC7193">
              <w:t>it</w:t>
            </w:r>
            <w:r>
              <w:t xml:space="preserve"> is completed and the software is ready to be deployed in the real world. </w:t>
            </w:r>
          </w:p>
        </w:tc>
        <w:tc>
          <w:tcPr>
            <w:tcW w:w="1701" w:type="dxa"/>
          </w:tcPr>
          <w:p w14:paraId="44B1CCCB" w14:textId="77777777" w:rsidR="00644C45" w:rsidRDefault="00644C45" w:rsidP="00597ACA">
            <w:pPr>
              <w:cnfStyle w:val="000000000000" w:firstRow="0" w:lastRow="0" w:firstColumn="0" w:lastColumn="0" w:oddVBand="0" w:evenVBand="0" w:oddHBand="0" w:evenHBand="0" w:firstRowFirstColumn="0" w:firstRowLastColumn="0" w:lastRowFirstColumn="0" w:lastRowLastColumn="0"/>
            </w:pPr>
          </w:p>
        </w:tc>
      </w:tr>
      <w:tr w:rsidR="005C2D0B" w:rsidRPr="00CD074B" w14:paraId="6CC6289B"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246E4D6D" w14:textId="60B5A7EC" w:rsidR="005C2D0B" w:rsidRDefault="005C2D0B" w:rsidP="00CA3366">
            <w:pPr>
              <w:rPr>
                <w:b w:val="0"/>
                <w:bCs w:val="0"/>
              </w:rPr>
            </w:pPr>
            <w:r>
              <w:rPr>
                <w:b w:val="0"/>
                <w:bCs w:val="0"/>
              </w:rPr>
              <w:t>32</w:t>
            </w:r>
          </w:p>
        </w:tc>
        <w:tc>
          <w:tcPr>
            <w:tcW w:w="2756" w:type="dxa"/>
          </w:tcPr>
          <w:p w14:paraId="369D2391" w14:textId="118426A2" w:rsidR="005C2D0B" w:rsidRPr="005C2D0B" w:rsidRDefault="00D671B2" w:rsidP="00597ACA">
            <w:pPr>
              <w:cnfStyle w:val="000000000000" w:firstRow="0" w:lastRow="0" w:firstColumn="0" w:lastColumn="0" w:oddVBand="0" w:evenVBand="0" w:oddHBand="0" w:evenHBand="0" w:firstRowFirstColumn="0" w:firstRowLastColumn="0" w:lastRowFirstColumn="0" w:lastRowLastColumn="0"/>
              <w:rPr>
                <w:b/>
                <w:bCs/>
              </w:rPr>
            </w:pPr>
            <w:r>
              <w:rPr>
                <w:b/>
                <w:bCs/>
              </w:rPr>
              <w:t>Implementation</w:t>
            </w:r>
          </w:p>
        </w:tc>
        <w:tc>
          <w:tcPr>
            <w:tcW w:w="10065" w:type="dxa"/>
          </w:tcPr>
          <w:p w14:paraId="456A4AC4" w14:textId="667ED2CD" w:rsidR="005C2D0B" w:rsidRDefault="000C7763" w:rsidP="00597ACA">
            <w:pPr>
              <w:cnfStyle w:val="000000000000" w:firstRow="0" w:lastRow="0" w:firstColumn="0" w:lastColumn="0" w:oddVBand="0" w:evenVBand="0" w:oddHBand="0" w:evenHBand="0" w:firstRowFirstColumn="0" w:firstRowLastColumn="0" w:lastRowFirstColumn="0" w:lastRowLastColumn="0"/>
            </w:pPr>
            <w:r>
              <w:t xml:space="preserve">The process of installing the </w:t>
            </w:r>
            <w:r w:rsidR="00E26DDD">
              <w:t>system for FlyDreamAir</w:t>
            </w:r>
            <w:r w:rsidR="007913CE">
              <w:t>.</w:t>
            </w:r>
          </w:p>
        </w:tc>
        <w:tc>
          <w:tcPr>
            <w:tcW w:w="1701" w:type="dxa"/>
          </w:tcPr>
          <w:p w14:paraId="19C319EC" w14:textId="77777777" w:rsidR="005C2D0B" w:rsidRDefault="005C2D0B" w:rsidP="00597ACA">
            <w:pPr>
              <w:cnfStyle w:val="000000000000" w:firstRow="0" w:lastRow="0" w:firstColumn="0" w:lastColumn="0" w:oddVBand="0" w:evenVBand="0" w:oddHBand="0" w:evenHBand="0" w:firstRowFirstColumn="0" w:firstRowLastColumn="0" w:lastRowFirstColumn="0" w:lastRowLastColumn="0"/>
            </w:pPr>
          </w:p>
        </w:tc>
      </w:tr>
      <w:tr w:rsidR="00583973" w:rsidRPr="00CD074B" w14:paraId="4B22B666" w14:textId="77777777" w:rsidTr="00887D81">
        <w:tc>
          <w:tcPr>
            <w:cnfStyle w:val="001000000000" w:firstRow="0" w:lastRow="0" w:firstColumn="1" w:lastColumn="0" w:oddVBand="0" w:evenVBand="0" w:oddHBand="0" w:evenHBand="0" w:firstRowFirstColumn="0" w:firstRowLastColumn="0" w:lastRowFirstColumn="0" w:lastRowLastColumn="0"/>
            <w:tcW w:w="788" w:type="dxa"/>
          </w:tcPr>
          <w:p w14:paraId="50991F0C" w14:textId="33B71AAD" w:rsidR="00583973" w:rsidRDefault="00583973" w:rsidP="00CA3366">
            <w:pPr>
              <w:rPr>
                <w:b w:val="0"/>
                <w:bCs w:val="0"/>
              </w:rPr>
            </w:pPr>
            <w:r>
              <w:rPr>
                <w:b w:val="0"/>
                <w:bCs w:val="0"/>
              </w:rPr>
              <w:t>33</w:t>
            </w:r>
          </w:p>
        </w:tc>
        <w:tc>
          <w:tcPr>
            <w:tcW w:w="2756" w:type="dxa"/>
          </w:tcPr>
          <w:p w14:paraId="1D48FE09" w14:textId="274E91C3" w:rsidR="00583973" w:rsidRPr="00044B46" w:rsidRDefault="00044B46" w:rsidP="00597ACA">
            <w:pPr>
              <w:cnfStyle w:val="000000000000" w:firstRow="0" w:lastRow="0" w:firstColumn="0" w:lastColumn="0" w:oddVBand="0" w:evenVBand="0" w:oddHBand="0" w:evenHBand="0" w:firstRowFirstColumn="0" w:firstRowLastColumn="0" w:lastRowFirstColumn="0" w:lastRowLastColumn="0"/>
            </w:pPr>
            <w:r>
              <w:t>Deploy server hardware</w:t>
            </w:r>
          </w:p>
        </w:tc>
        <w:tc>
          <w:tcPr>
            <w:tcW w:w="10065" w:type="dxa"/>
          </w:tcPr>
          <w:p w14:paraId="14464E41" w14:textId="43C2AF71" w:rsidR="00583973" w:rsidRDefault="001D0E8F" w:rsidP="00597ACA">
            <w:pPr>
              <w:cnfStyle w:val="000000000000" w:firstRow="0" w:lastRow="0" w:firstColumn="0" w:lastColumn="0" w:oddVBand="0" w:evenVBand="0" w:oddHBand="0" w:evenHBand="0" w:firstRowFirstColumn="0" w:firstRowLastColumn="0" w:lastRowFirstColumn="0" w:lastRowLastColumn="0"/>
            </w:pPr>
            <w:r>
              <w:t>Setting up the server hardware in FlyDreamAir’s network facilities</w:t>
            </w:r>
            <w:r w:rsidR="003F4DFC">
              <w:t xml:space="preserve"> and testing connectivity </w:t>
            </w:r>
          </w:p>
        </w:tc>
        <w:tc>
          <w:tcPr>
            <w:tcW w:w="1701" w:type="dxa"/>
          </w:tcPr>
          <w:p w14:paraId="6834C2D1" w14:textId="77777777" w:rsidR="00583973" w:rsidRDefault="00583973" w:rsidP="00597ACA">
            <w:pPr>
              <w:cnfStyle w:val="000000000000" w:firstRow="0" w:lastRow="0" w:firstColumn="0" w:lastColumn="0" w:oddVBand="0" w:evenVBand="0" w:oddHBand="0" w:evenHBand="0" w:firstRowFirstColumn="0" w:firstRowLastColumn="0" w:lastRowFirstColumn="0" w:lastRowLastColumn="0"/>
            </w:pPr>
          </w:p>
        </w:tc>
      </w:tr>
    </w:tbl>
    <w:p w14:paraId="75EC55C8" w14:textId="77777777" w:rsidR="00703A81" w:rsidRDefault="00703A81" w:rsidP="00BE3B5B"/>
    <w:p w14:paraId="53ED0112" w14:textId="77777777" w:rsidR="00703A81" w:rsidRDefault="00703A81" w:rsidP="00BE3B5B"/>
    <w:p w14:paraId="5AE370DA" w14:textId="77777777" w:rsidR="00703A81" w:rsidRDefault="00703A81" w:rsidP="00BE3B5B">
      <w:pPr>
        <w:sectPr w:rsidR="00703A81" w:rsidSect="00703A81">
          <w:pgSz w:w="16838" w:h="11906" w:orient="landscape"/>
          <w:pgMar w:top="1440" w:right="1440" w:bottom="1440" w:left="1440" w:header="708" w:footer="708" w:gutter="0"/>
          <w:cols w:space="708"/>
          <w:docGrid w:linePitch="360"/>
        </w:sectPr>
      </w:pPr>
    </w:p>
    <w:p w14:paraId="16C19EB1" w14:textId="211462FC" w:rsidR="000534DF" w:rsidRPr="00D75C14" w:rsidRDefault="000534DF" w:rsidP="00D75C14">
      <w:pPr>
        <w:pStyle w:val="Heading1"/>
        <w:rPr>
          <w:rStyle w:val="normaltextrun"/>
        </w:rPr>
      </w:pPr>
      <w:bookmarkStart w:id="14" w:name="_Toc891485634"/>
      <w:r w:rsidRPr="00D75C14">
        <w:rPr>
          <w:rStyle w:val="normaltextrun"/>
        </w:rPr>
        <w:t>Risk Management</w:t>
      </w:r>
      <w:bookmarkEnd w:id="14"/>
    </w:p>
    <w:p w14:paraId="1164FE52" w14:textId="13A5DF01" w:rsidR="0F0D1867" w:rsidRDefault="0F0D1867" w:rsidP="0F0D1867"/>
    <w:p w14:paraId="3E53B9A5" w14:textId="123A2BB8" w:rsidR="6191B159" w:rsidRDefault="6191B159">
      <w:r w:rsidRPr="0F0D1867">
        <w:rPr>
          <w:rFonts w:ascii="Arial" w:eastAsia="Arial" w:hAnsi="Arial" w:cs="Arial"/>
        </w:rPr>
        <w:t>FlyDreamAir’s lounge booking system is a substantial application for a global airline, resulting in a number of risks posing a threat to the development of the IT system.</w:t>
      </w:r>
    </w:p>
    <w:p w14:paraId="1486A31B" w14:textId="04F1E9E6" w:rsidR="6191B159" w:rsidRDefault="6191B159">
      <w:r w:rsidRPr="0F0D1867">
        <w:rPr>
          <w:rFonts w:ascii="Arial" w:eastAsia="Arial" w:hAnsi="Arial" w:cs="Arial"/>
        </w:rPr>
        <w:t>Thorough analysis was needed to prepare and mitigate the risks and was achieved through different stages of risk identification, assessment, and mitigation.</w:t>
      </w:r>
    </w:p>
    <w:p w14:paraId="3BCD3DC6" w14:textId="508648D5" w:rsidR="6191B159" w:rsidRDefault="6191B159">
      <w:r w:rsidRPr="0F0D1867">
        <w:rPr>
          <w:rFonts w:ascii="Arial" w:eastAsia="Arial" w:hAnsi="Arial" w:cs="Arial"/>
        </w:rPr>
        <w:t xml:space="preserve"> </w:t>
      </w:r>
    </w:p>
    <w:p w14:paraId="18106B11" w14:textId="6F47E536" w:rsidR="6191B159" w:rsidRDefault="6191B159">
      <w:r w:rsidRPr="0F0D1867">
        <w:rPr>
          <w:rFonts w:ascii="Arial" w:eastAsia="Arial" w:hAnsi="Arial" w:cs="Arial"/>
        </w:rPr>
        <w:t xml:space="preserve"> </w:t>
      </w:r>
    </w:p>
    <w:p w14:paraId="6F1BD604" w14:textId="211462FC" w:rsidR="6191B159" w:rsidRDefault="6191B159" w:rsidP="73A1DAFA">
      <w:pPr>
        <w:pStyle w:val="Heading2"/>
      </w:pPr>
      <w:bookmarkStart w:id="15" w:name="_Toc1160948255"/>
      <w:r>
        <w:t>Risk Identification</w:t>
      </w:r>
      <w:bookmarkEnd w:id="15"/>
    </w:p>
    <w:p w14:paraId="79DC6E5F" w14:textId="2D2A82FA" w:rsidR="6191B159" w:rsidRDefault="6191B159">
      <w:r w:rsidRPr="0F0D1867">
        <w:rPr>
          <w:rFonts w:ascii="Arial" w:eastAsia="Arial" w:hAnsi="Arial" w:cs="Arial"/>
          <w:b/>
          <w:bCs/>
        </w:rPr>
        <w:t xml:space="preserve"> </w:t>
      </w:r>
    </w:p>
    <w:p w14:paraId="02AB53FB" w14:textId="074FBD0D" w:rsidR="6191B159" w:rsidRDefault="6191B159">
      <w:r w:rsidRPr="0F0D1867">
        <w:rPr>
          <w:rFonts w:ascii="Arial" w:eastAsia="Arial" w:hAnsi="Arial" w:cs="Arial"/>
        </w:rPr>
        <w:t>Macrosoft has identified numerous risks associated with the development of FlyDream Air’s IT System. Methods utilised to determine realistic risks include assessing a previous risk register of a development undertaken by Macrosoft, brainstorming and interviewing individuals with similar project experience</w:t>
      </w:r>
      <w:r w:rsidRPr="0F0D1867">
        <w:rPr>
          <w:rFonts w:ascii="Arial" w:eastAsia="Arial" w:hAnsi="Arial" w:cs="Arial"/>
          <w:color w:val="FF0000"/>
        </w:rPr>
        <w:t>.</w:t>
      </w:r>
    </w:p>
    <w:p w14:paraId="734A56E6" w14:textId="5F077DB4" w:rsidR="6191B159" w:rsidRDefault="6191B159">
      <w:r w:rsidRPr="0F0D1867">
        <w:rPr>
          <w:rFonts w:ascii="Arial" w:eastAsia="Arial" w:hAnsi="Arial" w:cs="Arial"/>
          <w:color w:val="FF0000"/>
        </w:rPr>
        <w:t xml:space="preserve"> </w:t>
      </w:r>
    </w:p>
    <w:p w14:paraId="3AC017AE" w14:textId="7019BDB1" w:rsidR="6191B159" w:rsidRDefault="6191B159">
      <w:r w:rsidRPr="0F0D1867">
        <w:rPr>
          <w:rFonts w:ascii="Arial" w:eastAsia="Arial" w:hAnsi="Arial" w:cs="Arial"/>
          <w:color w:val="000000" w:themeColor="text1"/>
        </w:rPr>
        <w:t xml:space="preserve"> </w:t>
      </w:r>
    </w:p>
    <w:p w14:paraId="5D7121A5" w14:textId="5C53648D" w:rsidR="6191B159" w:rsidRDefault="6191B159">
      <w:r w:rsidRPr="0F0D1867">
        <w:rPr>
          <w:rFonts w:ascii="Arial" w:eastAsia="Arial" w:hAnsi="Arial" w:cs="Arial"/>
          <w:color w:val="000000" w:themeColor="text1"/>
        </w:rPr>
        <w:t>Valid risks to FlyDream Air’s IT system attained from assessing another similar risk register from a previous Macrosoft development, a café booking system.</w:t>
      </w:r>
    </w:p>
    <w:tbl>
      <w:tblPr>
        <w:tblStyle w:val="TableGrid"/>
        <w:tblW w:w="9015" w:type="dxa"/>
        <w:tblLayout w:type="fixed"/>
        <w:tblLook w:val="04A0" w:firstRow="1" w:lastRow="0" w:firstColumn="1" w:lastColumn="0" w:noHBand="0" w:noVBand="1"/>
      </w:tblPr>
      <w:tblGrid>
        <w:gridCol w:w="510"/>
        <w:gridCol w:w="1935"/>
        <w:gridCol w:w="1740"/>
        <w:gridCol w:w="1665"/>
        <w:gridCol w:w="3165"/>
      </w:tblGrid>
      <w:tr w:rsidR="0F0D1867" w14:paraId="619B7293" w14:textId="77777777" w:rsidTr="5E6EFE73">
        <w:trPr>
          <w:trHeight w:val="300"/>
        </w:trPr>
        <w:tc>
          <w:tcPr>
            <w:tcW w:w="510" w:type="dxa"/>
            <w:tcBorders>
              <w:top w:val="single" w:sz="8" w:space="0" w:color="auto"/>
              <w:left w:val="single" w:sz="8" w:space="0" w:color="auto"/>
              <w:bottom w:val="single" w:sz="8" w:space="0" w:color="auto"/>
              <w:right w:val="single" w:sz="8" w:space="0" w:color="auto"/>
            </w:tcBorders>
            <w:tcMar>
              <w:left w:w="108" w:type="dxa"/>
              <w:right w:w="108" w:type="dxa"/>
            </w:tcMar>
          </w:tcPr>
          <w:p w14:paraId="7CCC080B" w14:textId="7972D718" w:rsidR="0F0D1867" w:rsidRDefault="0F0D1867" w:rsidP="0F0D1867">
            <w:pPr>
              <w:jc w:val="center"/>
            </w:pPr>
            <w:r w:rsidRPr="0F0D1867">
              <w:rPr>
                <w:rFonts w:ascii="Arial" w:eastAsia="Arial" w:hAnsi="Arial" w:cs="Arial"/>
                <w:b/>
                <w:bCs/>
                <w:color w:val="000000" w:themeColor="text1"/>
              </w:rPr>
              <w:t>ID</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tcPr>
          <w:p w14:paraId="6EB81108" w14:textId="40F16EF2" w:rsidR="0F0D1867" w:rsidRDefault="0F0D1867" w:rsidP="0F0D1867">
            <w:pPr>
              <w:jc w:val="center"/>
            </w:pPr>
            <w:r w:rsidRPr="0F0D1867">
              <w:rPr>
                <w:rFonts w:ascii="Arial" w:eastAsia="Arial" w:hAnsi="Arial" w:cs="Arial"/>
                <w:b/>
                <w:bCs/>
                <w:color w:val="000000" w:themeColor="text1"/>
              </w:rPr>
              <w:t>Risk</w:t>
            </w:r>
          </w:p>
        </w:tc>
        <w:tc>
          <w:tcPr>
            <w:tcW w:w="1740" w:type="dxa"/>
            <w:tcBorders>
              <w:top w:val="single" w:sz="8" w:space="0" w:color="auto"/>
              <w:left w:val="single" w:sz="8" w:space="0" w:color="auto"/>
              <w:bottom w:val="single" w:sz="8" w:space="0" w:color="auto"/>
              <w:right w:val="single" w:sz="8" w:space="0" w:color="auto"/>
            </w:tcBorders>
            <w:tcMar>
              <w:left w:w="108" w:type="dxa"/>
              <w:right w:w="108" w:type="dxa"/>
            </w:tcMar>
          </w:tcPr>
          <w:p w14:paraId="02708B81" w14:textId="68ACB62A" w:rsidR="0F0D1867" w:rsidRDefault="0F0D1867" w:rsidP="0F0D1867">
            <w:pPr>
              <w:jc w:val="center"/>
            </w:pPr>
            <w:r w:rsidRPr="0F0D1867">
              <w:rPr>
                <w:rFonts w:ascii="Arial" w:eastAsia="Arial" w:hAnsi="Arial" w:cs="Arial"/>
                <w:b/>
                <w:bCs/>
                <w:color w:val="000000" w:themeColor="text1"/>
              </w:rPr>
              <w:t>Category</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576A82D6" w14:textId="70360B94" w:rsidR="0F0D1867" w:rsidRDefault="0F0D1867" w:rsidP="0F0D1867">
            <w:pPr>
              <w:jc w:val="center"/>
            </w:pPr>
            <w:r w:rsidRPr="0F0D1867">
              <w:rPr>
                <w:rFonts w:ascii="Arial" w:eastAsia="Arial" w:hAnsi="Arial" w:cs="Arial"/>
                <w:b/>
                <w:bCs/>
                <w:color w:val="000000" w:themeColor="text1"/>
              </w:rPr>
              <w:t>Severity 1-5</w:t>
            </w:r>
          </w:p>
        </w:tc>
        <w:tc>
          <w:tcPr>
            <w:tcW w:w="3165" w:type="dxa"/>
            <w:tcBorders>
              <w:top w:val="single" w:sz="8" w:space="0" w:color="auto"/>
              <w:left w:val="single" w:sz="8" w:space="0" w:color="auto"/>
              <w:bottom w:val="single" w:sz="8" w:space="0" w:color="auto"/>
              <w:right w:val="single" w:sz="8" w:space="0" w:color="auto"/>
            </w:tcBorders>
            <w:tcMar>
              <w:left w:w="108" w:type="dxa"/>
              <w:right w:w="108" w:type="dxa"/>
            </w:tcMar>
          </w:tcPr>
          <w:p w14:paraId="1D4190DD" w14:textId="5B47F967" w:rsidR="0F0D1867" w:rsidRDefault="0F0D1867" w:rsidP="0F0D1867">
            <w:pPr>
              <w:jc w:val="center"/>
            </w:pPr>
            <w:r w:rsidRPr="0F0D1867">
              <w:rPr>
                <w:rFonts w:ascii="Arial" w:eastAsia="Arial" w:hAnsi="Arial" w:cs="Arial"/>
                <w:b/>
                <w:bCs/>
                <w:color w:val="000000" w:themeColor="text1"/>
              </w:rPr>
              <w:t>Mitigation</w:t>
            </w:r>
          </w:p>
        </w:tc>
      </w:tr>
      <w:tr w:rsidR="0F0D1867" w14:paraId="14DD6353" w14:textId="77777777" w:rsidTr="5E6EFE73">
        <w:trPr>
          <w:trHeight w:val="300"/>
        </w:trPr>
        <w:tc>
          <w:tcPr>
            <w:tcW w:w="510" w:type="dxa"/>
            <w:tcBorders>
              <w:top w:val="single" w:sz="8" w:space="0" w:color="auto"/>
              <w:left w:val="single" w:sz="8" w:space="0" w:color="auto"/>
              <w:bottom w:val="single" w:sz="8" w:space="0" w:color="auto"/>
              <w:right w:val="single" w:sz="8" w:space="0" w:color="auto"/>
            </w:tcBorders>
            <w:tcMar>
              <w:left w:w="108" w:type="dxa"/>
              <w:right w:w="108" w:type="dxa"/>
            </w:tcMar>
          </w:tcPr>
          <w:p w14:paraId="700BD4E5" w14:textId="2946DBAA" w:rsidR="0F0D1867" w:rsidRDefault="0F0D1867" w:rsidP="0F0D1867">
            <w:pPr>
              <w:jc w:val="center"/>
            </w:pPr>
            <w:r w:rsidRPr="0F0D1867">
              <w:rPr>
                <w:rFonts w:ascii="Arial" w:eastAsia="Arial" w:hAnsi="Arial" w:cs="Arial"/>
                <w:b/>
                <w:bCs/>
                <w:color w:val="000000" w:themeColor="text1"/>
              </w:rPr>
              <w:t>1</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tcPr>
          <w:p w14:paraId="2728AE6B" w14:textId="12C4AEDA" w:rsidR="0F0D1867" w:rsidRDefault="0F0D1867">
            <w:r w:rsidRPr="0F0D1867">
              <w:rPr>
                <w:rFonts w:ascii="Arial" w:eastAsia="Arial" w:hAnsi="Arial" w:cs="Arial"/>
                <w:color w:val="000000" w:themeColor="text1"/>
              </w:rPr>
              <w:t>The delivered product does not achieve project requirements.</w:t>
            </w:r>
          </w:p>
        </w:tc>
        <w:tc>
          <w:tcPr>
            <w:tcW w:w="1740" w:type="dxa"/>
            <w:tcBorders>
              <w:top w:val="single" w:sz="8" w:space="0" w:color="auto"/>
              <w:left w:val="single" w:sz="8" w:space="0" w:color="auto"/>
              <w:bottom w:val="single" w:sz="8" w:space="0" w:color="auto"/>
              <w:right w:val="single" w:sz="8" w:space="0" w:color="auto"/>
            </w:tcBorders>
            <w:tcMar>
              <w:left w:w="108" w:type="dxa"/>
              <w:right w:w="108" w:type="dxa"/>
            </w:tcMar>
          </w:tcPr>
          <w:p w14:paraId="621ECC0F" w14:textId="4AA15A64" w:rsidR="0F0D1867" w:rsidRDefault="0F0D1867">
            <w:r w:rsidRPr="0F0D1867">
              <w:rPr>
                <w:rFonts w:ascii="Arial" w:eastAsia="Arial" w:hAnsi="Arial" w:cs="Arial"/>
                <w:color w:val="000000" w:themeColor="text1"/>
              </w:rPr>
              <w:t xml:space="preserve"> </w:t>
            </w:r>
          </w:p>
          <w:p w14:paraId="6C405F60" w14:textId="131FB4D6" w:rsidR="0F0D1867" w:rsidRDefault="0F0D1867">
            <w:r w:rsidRPr="0F0D1867">
              <w:rPr>
                <w:rFonts w:ascii="Arial" w:eastAsia="Arial" w:hAnsi="Arial" w:cs="Arial"/>
                <w:color w:val="000000" w:themeColor="text1"/>
              </w:rPr>
              <w:t>Technical</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54C5766E" w14:textId="4305DBCF" w:rsidR="0F0D1867" w:rsidRDefault="0F0D1867" w:rsidP="0F0D1867">
            <w:pPr>
              <w:jc w:val="center"/>
            </w:pPr>
            <w:r w:rsidRPr="0F0D1867">
              <w:rPr>
                <w:rFonts w:ascii="Arial" w:eastAsia="Arial" w:hAnsi="Arial" w:cs="Arial"/>
                <w:color w:val="000000" w:themeColor="text1"/>
              </w:rPr>
              <w:t xml:space="preserve"> </w:t>
            </w:r>
          </w:p>
          <w:p w14:paraId="7CEC9DE3" w14:textId="003AA9CF" w:rsidR="0F0D1867" w:rsidRDefault="0F0D1867" w:rsidP="0F0D1867">
            <w:pPr>
              <w:jc w:val="center"/>
            </w:pPr>
            <w:r w:rsidRPr="0F0D1867">
              <w:rPr>
                <w:rFonts w:ascii="Arial" w:eastAsia="Arial" w:hAnsi="Arial" w:cs="Arial"/>
                <w:color w:val="000000" w:themeColor="text1"/>
              </w:rPr>
              <w:t>5</w:t>
            </w:r>
          </w:p>
        </w:tc>
        <w:tc>
          <w:tcPr>
            <w:tcW w:w="3165" w:type="dxa"/>
            <w:tcBorders>
              <w:top w:val="single" w:sz="8" w:space="0" w:color="auto"/>
              <w:left w:val="single" w:sz="8" w:space="0" w:color="auto"/>
              <w:bottom w:val="single" w:sz="8" w:space="0" w:color="auto"/>
              <w:right w:val="single" w:sz="8" w:space="0" w:color="auto"/>
            </w:tcBorders>
            <w:tcMar>
              <w:left w:w="108" w:type="dxa"/>
              <w:right w:w="108" w:type="dxa"/>
            </w:tcMar>
          </w:tcPr>
          <w:p w14:paraId="00EEEF48" w14:textId="655C63BB" w:rsidR="0F0D1867" w:rsidRDefault="0F0D1867">
            <w:r w:rsidRPr="0F0D1867">
              <w:rPr>
                <w:rFonts w:ascii="Arial" w:eastAsia="Arial" w:hAnsi="Arial" w:cs="Arial"/>
                <w:color w:val="000000" w:themeColor="text1"/>
              </w:rPr>
              <w:t>Maintain agile approach, weekly meetings, clear milestones.</w:t>
            </w:r>
          </w:p>
        </w:tc>
      </w:tr>
      <w:tr w:rsidR="0F0D1867" w14:paraId="0F08A8F5" w14:textId="77777777" w:rsidTr="5E6EFE73">
        <w:trPr>
          <w:trHeight w:val="300"/>
        </w:trPr>
        <w:tc>
          <w:tcPr>
            <w:tcW w:w="510" w:type="dxa"/>
            <w:tcBorders>
              <w:top w:val="single" w:sz="8" w:space="0" w:color="auto"/>
              <w:left w:val="single" w:sz="8" w:space="0" w:color="auto"/>
              <w:bottom w:val="single" w:sz="8" w:space="0" w:color="auto"/>
              <w:right w:val="single" w:sz="8" w:space="0" w:color="auto"/>
            </w:tcBorders>
            <w:tcMar>
              <w:left w:w="108" w:type="dxa"/>
              <w:right w:w="108" w:type="dxa"/>
            </w:tcMar>
          </w:tcPr>
          <w:p w14:paraId="732207AB" w14:textId="5981B944" w:rsidR="0F0D1867" w:rsidRDefault="0F0D1867" w:rsidP="0F0D1867">
            <w:pPr>
              <w:jc w:val="center"/>
            </w:pPr>
            <w:r w:rsidRPr="0F0D1867">
              <w:rPr>
                <w:rFonts w:ascii="Arial" w:eastAsia="Arial" w:hAnsi="Arial" w:cs="Arial"/>
                <w:b/>
                <w:bCs/>
                <w:color w:val="000000" w:themeColor="text1"/>
              </w:rPr>
              <w:t>2</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tcPr>
          <w:p w14:paraId="486D5DAB" w14:textId="6983FF18" w:rsidR="0F0D1867" w:rsidRDefault="0F0D1867">
            <w:r w:rsidRPr="0F0D1867">
              <w:rPr>
                <w:rFonts w:ascii="Arial" w:eastAsia="Arial" w:hAnsi="Arial" w:cs="Arial"/>
                <w:color w:val="000000" w:themeColor="text1"/>
              </w:rPr>
              <w:t>New system won’t integrate well with existing system.</w:t>
            </w:r>
          </w:p>
        </w:tc>
        <w:tc>
          <w:tcPr>
            <w:tcW w:w="1740" w:type="dxa"/>
            <w:tcBorders>
              <w:top w:val="single" w:sz="8" w:space="0" w:color="auto"/>
              <w:left w:val="single" w:sz="8" w:space="0" w:color="auto"/>
              <w:bottom w:val="single" w:sz="8" w:space="0" w:color="auto"/>
              <w:right w:val="single" w:sz="8" w:space="0" w:color="auto"/>
            </w:tcBorders>
            <w:tcMar>
              <w:left w:w="108" w:type="dxa"/>
              <w:right w:w="108" w:type="dxa"/>
            </w:tcMar>
          </w:tcPr>
          <w:p w14:paraId="228455D3" w14:textId="2C763A2D" w:rsidR="0F0D1867" w:rsidRDefault="0F0D1867">
            <w:r w:rsidRPr="0F0D1867">
              <w:rPr>
                <w:rFonts w:ascii="Arial" w:eastAsia="Arial" w:hAnsi="Arial" w:cs="Arial"/>
                <w:color w:val="000000" w:themeColor="text1"/>
              </w:rPr>
              <w:t xml:space="preserve"> </w:t>
            </w:r>
          </w:p>
          <w:p w14:paraId="1E589A4C" w14:textId="2250F2A0" w:rsidR="0F0D1867" w:rsidRDefault="0F0D1867">
            <w:r w:rsidRPr="0F0D1867">
              <w:rPr>
                <w:rFonts w:ascii="Arial" w:eastAsia="Arial" w:hAnsi="Arial" w:cs="Arial"/>
                <w:color w:val="000000" w:themeColor="text1"/>
              </w:rPr>
              <w:t>Technical</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5659CEC4" w14:textId="14AD4D84" w:rsidR="0F0D1867" w:rsidRDefault="0F0D1867" w:rsidP="0F0D1867">
            <w:pPr>
              <w:jc w:val="center"/>
            </w:pPr>
            <w:r w:rsidRPr="0F0D1867">
              <w:rPr>
                <w:rFonts w:ascii="Arial" w:eastAsia="Arial" w:hAnsi="Arial" w:cs="Arial"/>
                <w:color w:val="000000" w:themeColor="text1"/>
              </w:rPr>
              <w:t xml:space="preserve"> </w:t>
            </w:r>
          </w:p>
          <w:p w14:paraId="5CAB885B" w14:textId="514A51AF" w:rsidR="0F0D1867" w:rsidRDefault="0F0D1867" w:rsidP="0F0D1867">
            <w:pPr>
              <w:jc w:val="center"/>
            </w:pPr>
            <w:r w:rsidRPr="0F0D1867">
              <w:rPr>
                <w:rFonts w:ascii="Arial" w:eastAsia="Arial" w:hAnsi="Arial" w:cs="Arial"/>
                <w:color w:val="000000" w:themeColor="text1"/>
              </w:rPr>
              <w:t>3</w:t>
            </w:r>
          </w:p>
        </w:tc>
        <w:tc>
          <w:tcPr>
            <w:tcW w:w="3165" w:type="dxa"/>
            <w:tcBorders>
              <w:top w:val="single" w:sz="8" w:space="0" w:color="auto"/>
              <w:left w:val="single" w:sz="8" w:space="0" w:color="auto"/>
              <w:bottom w:val="single" w:sz="8" w:space="0" w:color="auto"/>
              <w:right w:val="single" w:sz="8" w:space="0" w:color="auto"/>
            </w:tcBorders>
            <w:tcMar>
              <w:left w:w="108" w:type="dxa"/>
              <w:right w:w="108" w:type="dxa"/>
            </w:tcMar>
          </w:tcPr>
          <w:p w14:paraId="0DD5C03A" w14:textId="3388898C" w:rsidR="0F0D1867" w:rsidRDefault="0F0D1867">
            <w:r w:rsidRPr="0F0D1867">
              <w:rPr>
                <w:rFonts w:ascii="Arial" w:eastAsia="Arial" w:hAnsi="Arial" w:cs="Arial"/>
                <w:color w:val="000000" w:themeColor="text1"/>
              </w:rPr>
              <w:t xml:space="preserve">Prepare a thorough implementation and maintenance plan. </w:t>
            </w:r>
          </w:p>
        </w:tc>
      </w:tr>
      <w:tr w:rsidR="0F0D1867" w14:paraId="5069E897" w14:textId="77777777" w:rsidTr="5E6EFE73">
        <w:trPr>
          <w:trHeight w:val="300"/>
        </w:trPr>
        <w:tc>
          <w:tcPr>
            <w:tcW w:w="510" w:type="dxa"/>
            <w:tcBorders>
              <w:top w:val="single" w:sz="8" w:space="0" w:color="auto"/>
              <w:left w:val="single" w:sz="8" w:space="0" w:color="auto"/>
              <w:bottom w:val="single" w:sz="8" w:space="0" w:color="auto"/>
              <w:right w:val="single" w:sz="8" w:space="0" w:color="auto"/>
            </w:tcBorders>
            <w:tcMar>
              <w:left w:w="108" w:type="dxa"/>
              <w:right w:w="108" w:type="dxa"/>
            </w:tcMar>
          </w:tcPr>
          <w:p w14:paraId="2AA93FFF" w14:textId="6563E13B" w:rsidR="0F0D1867" w:rsidRDefault="0F0D1867" w:rsidP="0F0D1867">
            <w:pPr>
              <w:jc w:val="center"/>
            </w:pPr>
            <w:r w:rsidRPr="0F0D1867">
              <w:rPr>
                <w:rFonts w:ascii="Arial" w:eastAsia="Arial" w:hAnsi="Arial" w:cs="Arial"/>
                <w:b/>
                <w:bCs/>
                <w:color w:val="000000" w:themeColor="text1"/>
              </w:rPr>
              <w:t>3</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tcPr>
          <w:p w14:paraId="568571CA" w14:textId="1BAE7350" w:rsidR="0F0D1867" w:rsidRDefault="0F0D1867">
            <w:r w:rsidRPr="0F0D1867">
              <w:rPr>
                <w:rFonts w:ascii="Arial" w:eastAsia="Arial" w:hAnsi="Arial" w:cs="Arial"/>
                <w:color w:val="000000" w:themeColor="text1"/>
              </w:rPr>
              <w:t>Fluctuating project requirements from stakeholders.</w:t>
            </w:r>
          </w:p>
        </w:tc>
        <w:tc>
          <w:tcPr>
            <w:tcW w:w="1740" w:type="dxa"/>
            <w:tcBorders>
              <w:top w:val="single" w:sz="8" w:space="0" w:color="auto"/>
              <w:left w:val="single" w:sz="8" w:space="0" w:color="auto"/>
              <w:bottom w:val="single" w:sz="8" w:space="0" w:color="auto"/>
              <w:right w:val="single" w:sz="8" w:space="0" w:color="auto"/>
            </w:tcBorders>
            <w:tcMar>
              <w:left w:w="108" w:type="dxa"/>
              <w:right w:w="108" w:type="dxa"/>
            </w:tcMar>
          </w:tcPr>
          <w:p w14:paraId="4EEECC66" w14:textId="7DAB9CAA" w:rsidR="0F0D1867" w:rsidRDefault="0F0D1867">
            <w:r w:rsidRPr="0F0D1867">
              <w:rPr>
                <w:rFonts w:ascii="Arial" w:eastAsia="Arial" w:hAnsi="Arial" w:cs="Arial"/>
                <w:color w:val="000000" w:themeColor="text1"/>
              </w:rPr>
              <w:t xml:space="preserve"> </w:t>
            </w:r>
          </w:p>
          <w:p w14:paraId="158FCDCC" w14:textId="230175C5" w:rsidR="0F0D1867" w:rsidRDefault="0F0D1867">
            <w:r w:rsidRPr="0F0D1867">
              <w:rPr>
                <w:rFonts w:ascii="Arial" w:eastAsia="Arial" w:hAnsi="Arial" w:cs="Arial"/>
                <w:color w:val="000000" w:themeColor="text1"/>
              </w:rPr>
              <w:t xml:space="preserve"> </w:t>
            </w:r>
          </w:p>
          <w:p w14:paraId="33F5E94D" w14:textId="5FF03166" w:rsidR="0F0D1867" w:rsidRDefault="0F0D1867">
            <w:r w:rsidRPr="0F0D1867">
              <w:rPr>
                <w:rFonts w:ascii="Arial" w:eastAsia="Arial" w:hAnsi="Arial" w:cs="Arial"/>
                <w:color w:val="000000" w:themeColor="text1"/>
              </w:rPr>
              <w:t>Requirements</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1F21150D" w14:textId="231B7ACD" w:rsidR="0F0D1867" w:rsidRDefault="0F0D1867" w:rsidP="0F0D1867">
            <w:pPr>
              <w:jc w:val="center"/>
            </w:pPr>
            <w:r w:rsidRPr="0F0D1867">
              <w:rPr>
                <w:rFonts w:ascii="Arial" w:eastAsia="Arial" w:hAnsi="Arial" w:cs="Arial"/>
                <w:color w:val="000000" w:themeColor="text1"/>
              </w:rPr>
              <w:t xml:space="preserve"> </w:t>
            </w:r>
          </w:p>
          <w:p w14:paraId="4F32FBB3" w14:textId="7805FE41" w:rsidR="0F0D1867" w:rsidRDefault="0F0D1867" w:rsidP="0F0D1867">
            <w:pPr>
              <w:jc w:val="center"/>
            </w:pPr>
            <w:r w:rsidRPr="0F0D1867">
              <w:rPr>
                <w:rFonts w:ascii="Arial" w:eastAsia="Arial" w:hAnsi="Arial" w:cs="Arial"/>
                <w:color w:val="000000" w:themeColor="text1"/>
              </w:rPr>
              <w:t xml:space="preserve"> </w:t>
            </w:r>
          </w:p>
          <w:p w14:paraId="6527D25C" w14:textId="02E7E304" w:rsidR="0F0D1867" w:rsidRDefault="0F0D1867" w:rsidP="0F0D1867">
            <w:pPr>
              <w:jc w:val="center"/>
            </w:pPr>
            <w:r w:rsidRPr="0F0D1867">
              <w:rPr>
                <w:rFonts w:ascii="Arial" w:eastAsia="Arial" w:hAnsi="Arial" w:cs="Arial"/>
                <w:color w:val="000000" w:themeColor="text1"/>
              </w:rPr>
              <w:t>2</w:t>
            </w:r>
          </w:p>
        </w:tc>
        <w:tc>
          <w:tcPr>
            <w:tcW w:w="3165" w:type="dxa"/>
            <w:tcBorders>
              <w:top w:val="single" w:sz="8" w:space="0" w:color="auto"/>
              <w:left w:val="single" w:sz="8" w:space="0" w:color="auto"/>
              <w:bottom w:val="single" w:sz="8" w:space="0" w:color="auto"/>
              <w:right w:val="single" w:sz="8" w:space="0" w:color="auto"/>
            </w:tcBorders>
            <w:tcMar>
              <w:left w:w="108" w:type="dxa"/>
              <w:right w:w="108" w:type="dxa"/>
            </w:tcMar>
          </w:tcPr>
          <w:p w14:paraId="1CC3531C" w14:textId="7EA3DA25" w:rsidR="0F0D1867" w:rsidRDefault="0F0D1867">
            <w:r w:rsidRPr="0F0D1867">
              <w:rPr>
                <w:rFonts w:ascii="Arial" w:eastAsia="Arial" w:hAnsi="Arial" w:cs="Arial"/>
                <w:color w:val="000000" w:themeColor="text1"/>
              </w:rPr>
              <w:t>Maintain agile approach, weekly meetings, communicate feasibility of new requirements.</w:t>
            </w:r>
          </w:p>
        </w:tc>
      </w:tr>
      <w:tr w:rsidR="0F0D1867" w14:paraId="7923AE4C" w14:textId="77777777" w:rsidTr="5E6EFE73">
        <w:trPr>
          <w:trHeight w:val="300"/>
        </w:trPr>
        <w:tc>
          <w:tcPr>
            <w:tcW w:w="510" w:type="dxa"/>
            <w:tcBorders>
              <w:top w:val="single" w:sz="8" w:space="0" w:color="auto"/>
              <w:left w:val="single" w:sz="8" w:space="0" w:color="auto"/>
              <w:bottom w:val="single" w:sz="8" w:space="0" w:color="auto"/>
              <w:right w:val="single" w:sz="8" w:space="0" w:color="auto"/>
            </w:tcBorders>
            <w:tcMar>
              <w:left w:w="108" w:type="dxa"/>
              <w:right w:w="108" w:type="dxa"/>
            </w:tcMar>
          </w:tcPr>
          <w:p w14:paraId="20A6503F" w14:textId="5D1C894C" w:rsidR="0F0D1867" w:rsidRDefault="0F0D1867" w:rsidP="0F0D1867">
            <w:pPr>
              <w:jc w:val="center"/>
            </w:pPr>
            <w:r w:rsidRPr="0F0D1867">
              <w:rPr>
                <w:rFonts w:ascii="Arial" w:eastAsia="Arial" w:hAnsi="Arial" w:cs="Arial"/>
                <w:b/>
                <w:bCs/>
                <w:color w:val="000000" w:themeColor="text1"/>
              </w:rPr>
              <w:t>4</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tcPr>
          <w:p w14:paraId="7D23E6F1" w14:textId="3E6B096A" w:rsidR="0F0D1867" w:rsidRDefault="0F0D1867">
            <w:r w:rsidRPr="0F0D1867">
              <w:rPr>
                <w:rFonts w:ascii="Arial" w:eastAsia="Arial" w:hAnsi="Arial" w:cs="Arial"/>
                <w:color w:val="000000" w:themeColor="text1"/>
              </w:rPr>
              <w:t>Team member absence delaying project.</w:t>
            </w:r>
          </w:p>
        </w:tc>
        <w:tc>
          <w:tcPr>
            <w:tcW w:w="1740" w:type="dxa"/>
            <w:tcBorders>
              <w:top w:val="single" w:sz="8" w:space="0" w:color="auto"/>
              <w:left w:val="single" w:sz="8" w:space="0" w:color="auto"/>
              <w:bottom w:val="single" w:sz="8" w:space="0" w:color="auto"/>
              <w:right w:val="single" w:sz="8" w:space="0" w:color="auto"/>
            </w:tcBorders>
            <w:tcMar>
              <w:left w:w="108" w:type="dxa"/>
              <w:right w:w="108" w:type="dxa"/>
            </w:tcMar>
          </w:tcPr>
          <w:p w14:paraId="774B6C8D" w14:textId="5DCB26BB" w:rsidR="0F0D1867" w:rsidRDefault="0F0D1867">
            <w:r w:rsidRPr="0F0D1867">
              <w:rPr>
                <w:rFonts w:ascii="Arial" w:eastAsia="Arial" w:hAnsi="Arial" w:cs="Arial"/>
                <w:color w:val="000000" w:themeColor="text1"/>
              </w:rPr>
              <w:t xml:space="preserve"> </w:t>
            </w:r>
          </w:p>
          <w:p w14:paraId="11BA81D6" w14:textId="3114E397" w:rsidR="0F0D1867" w:rsidRDefault="0F0D1867">
            <w:r w:rsidRPr="0F0D1867">
              <w:rPr>
                <w:rFonts w:ascii="Arial" w:eastAsia="Arial" w:hAnsi="Arial" w:cs="Arial"/>
                <w:color w:val="000000" w:themeColor="text1"/>
              </w:rPr>
              <w:t>Resources</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784D2691" w14:textId="6510B022" w:rsidR="0F0D1867" w:rsidRDefault="0F0D1867" w:rsidP="0F0D1867">
            <w:pPr>
              <w:jc w:val="center"/>
            </w:pPr>
            <w:r w:rsidRPr="0F0D1867">
              <w:rPr>
                <w:rFonts w:ascii="Arial" w:eastAsia="Arial" w:hAnsi="Arial" w:cs="Arial"/>
                <w:color w:val="000000" w:themeColor="text1"/>
              </w:rPr>
              <w:t xml:space="preserve"> </w:t>
            </w:r>
          </w:p>
          <w:p w14:paraId="3AF25C45" w14:textId="30603ED8" w:rsidR="0F0D1867" w:rsidRDefault="0F0D1867" w:rsidP="0F0D1867">
            <w:pPr>
              <w:jc w:val="center"/>
            </w:pPr>
            <w:r w:rsidRPr="0F0D1867">
              <w:rPr>
                <w:rFonts w:ascii="Arial" w:eastAsia="Arial" w:hAnsi="Arial" w:cs="Arial"/>
                <w:color w:val="000000" w:themeColor="text1"/>
              </w:rPr>
              <w:t>3</w:t>
            </w:r>
          </w:p>
        </w:tc>
        <w:tc>
          <w:tcPr>
            <w:tcW w:w="3165" w:type="dxa"/>
            <w:tcBorders>
              <w:top w:val="single" w:sz="8" w:space="0" w:color="auto"/>
              <w:left w:val="single" w:sz="8" w:space="0" w:color="auto"/>
              <w:bottom w:val="single" w:sz="8" w:space="0" w:color="auto"/>
              <w:right w:val="single" w:sz="8" w:space="0" w:color="auto"/>
            </w:tcBorders>
            <w:tcMar>
              <w:left w:w="108" w:type="dxa"/>
              <w:right w:w="108" w:type="dxa"/>
            </w:tcMar>
          </w:tcPr>
          <w:p w14:paraId="0B0257AB" w14:textId="57304A79" w:rsidR="0F0D1867" w:rsidRDefault="0F0D1867">
            <w:r w:rsidRPr="0F0D1867">
              <w:rPr>
                <w:rFonts w:ascii="Arial" w:eastAsia="Arial" w:hAnsi="Arial" w:cs="Arial"/>
                <w:color w:val="000000" w:themeColor="text1"/>
              </w:rPr>
              <w:t>Adaptive task assignments, weekly meetings, set and maintain team member expectations.</w:t>
            </w:r>
          </w:p>
        </w:tc>
      </w:tr>
    </w:tbl>
    <w:p w14:paraId="3EAE2FE4" w14:textId="3591E251" w:rsidR="6191B159" w:rsidRDefault="6191B159">
      <w:r w:rsidRPr="0F0D1867">
        <w:rPr>
          <w:rFonts w:ascii="Arial" w:eastAsia="Arial" w:hAnsi="Arial" w:cs="Arial"/>
          <w:color w:val="000000" w:themeColor="text1"/>
        </w:rPr>
        <w:t xml:space="preserve"> </w:t>
      </w:r>
    </w:p>
    <w:p w14:paraId="6F036F77" w14:textId="36F5E7DC" w:rsidR="6191B159" w:rsidRDefault="6191B159">
      <w:r w:rsidRPr="0F0D1867">
        <w:rPr>
          <w:rFonts w:ascii="Arial" w:eastAsia="Arial" w:hAnsi="Arial" w:cs="Arial"/>
          <w:color w:val="000000" w:themeColor="text1"/>
        </w:rPr>
        <w:t>The two other methods utilised to determine risks were brainstorming and interviewing. Brainstorming was a key method in identifying additional threats to the project’s development. Various people were involved in a group setting, including members of the development team and stakeholders. Additionally, interviewing experienced individuals based on their previous involvements in similar developments allowed for more specific risks to be identified.</w:t>
      </w:r>
    </w:p>
    <w:p w14:paraId="422A9EE6" w14:textId="6A1A7417" w:rsidR="6191B159" w:rsidRDefault="6191B159">
      <w:r w:rsidRPr="0F0D1867">
        <w:rPr>
          <w:rFonts w:ascii="Arial" w:eastAsia="Arial" w:hAnsi="Arial" w:cs="Arial"/>
          <w:color w:val="000000" w:themeColor="text1"/>
        </w:rPr>
        <w:t xml:space="preserve"> </w:t>
      </w:r>
    </w:p>
    <w:p w14:paraId="1E892B1F" w14:textId="72446748" w:rsidR="6191B159" w:rsidRDefault="6191B159">
      <w:r w:rsidRPr="0F0D1867">
        <w:rPr>
          <w:rFonts w:ascii="Arial" w:eastAsia="Arial" w:hAnsi="Arial" w:cs="Arial"/>
          <w:color w:val="000000" w:themeColor="text1"/>
        </w:rPr>
        <w:t xml:space="preserve"> </w:t>
      </w:r>
    </w:p>
    <w:p w14:paraId="7A66E96D" w14:textId="32B11659" w:rsidR="6191B159" w:rsidRDefault="6191B159">
      <w:r w:rsidRPr="0F0D1867">
        <w:rPr>
          <w:rFonts w:ascii="Arial" w:eastAsia="Arial" w:hAnsi="Arial" w:cs="Arial"/>
          <w:color w:val="000000" w:themeColor="text1"/>
        </w:rPr>
        <w:t>The potential risks recognised from the different methods mentioned were then grouped into different categories and summarised as follows:</w:t>
      </w:r>
    </w:p>
    <w:p w14:paraId="3B776960" w14:textId="4D317EB6" w:rsidR="6191B159" w:rsidRDefault="6191B159">
      <w:r w:rsidRPr="0F0D1867">
        <w:rPr>
          <w:rFonts w:ascii="Arial" w:eastAsia="Arial" w:hAnsi="Arial" w:cs="Arial"/>
          <w:color w:val="000000" w:themeColor="text1"/>
        </w:rPr>
        <w:t xml:space="preserve"> </w:t>
      </w:r>
    </w:p>
    <w:tbl>
      <w:tblPr>
        <w:tblStyle w:val="TableGrid"/>
        <w:tblW w:w="0" w:type="auto"/>
        <w:tblLayout w:type="fixed"/>
        <w:tblLook w:val="04A0" w:firstRow="1" w:lastRow="0" w:firstColumn="1" w:lastColumn="0" w:noHBand="0" w:noVBand="1"/>
      </w:tblPr>
      <w:tblGrid>
        <w:gridCol w:w="1725"/>
        <w:gridCol w:w="540"/>
        <w:gridCol w:w="6750"/>
      </w:tblGrid>
      <w:tr w:rsidR="0F0D1867" w14:paraId="4B94F96C" w14:textId="77777777" w:rsidTr="0F0D1867">
        <w:trPr>
          <w:trHeight w:val="300"/>
        </w:trPr>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6E5511D2" w14:textId="4C8971AC" w:rsidR="0F0D1867" w:rsidRDefault="0F0D1867" w:rsidP="0F0D1867">
            <w:pPr>
              <w:jc w:val="center"/>
            </w:pPr>
            <w:r w:rsidRPr="0F0D1867">
              <w:rPr>
                <w:rFonts w:ascii="Arial" w:eastAsia="Arial" w:hAnsi="Arial" w:cs="Arial"/>
                <w:b/>
                <w:bCs/>
                <w:color w:val="000000" w:themeColor="text1"/>
              </w:rPr>
              <w:t>Category</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658BF1FD" w14:textId="04B8CF64" w:rsidR="0F0D1867" w:rsidRDefault="0F0D1867" w:rsidP="0F0D1867">
            <w:pPr>
              <w:jc w:val="center"/>
            </w:pPr>
            <w:r w:rsidRPr="0F0D1867">
              <w:rPr>
                <w:rFonts w:ascii="Arial" w:eastAsia="Arial" w:hAnsi="Arial" w:cs="Arial"/>
                <w:b/>
                <w:bCs/>
                <w:color w:val="000000" w:themeColor="text1"/>
              </w:rPr>
              <w:t>ID</w:t>
            </w:r>
          </w:p>
        </w:tc>
        <w:tc>
          <w:tcPr>
            <w:tcW w:w="6750" w:type="dxa"/>
            <w:tcBorders>
              <w:top w:val="single" w:sz="8" w:space="0" w:color="auto"/>
              <w:left w:val="single" w:sz="8" w:space="0" w:color="auto"/>
              <w:bottom w:val="single" w:sz="8" w:space="0" w:color="auto"/>
              <w:right w:val="single" w:sz="8" w:space="0" w:color="auto"/>
            </w:tcBorders>
            <w:tcMar>
              <w:left w:w="108" w:type="dxa"/>
              <w:right w:w="108" w:type="dxa"/>
            </w:tcMar>
          </w:tcPr>
          <w:p w14:paraId="7574B725" w14:textId="5FAA34C9" w:rsidR="0F0D1867" w:rsidRDefault="0F0D1867" w:rsidP="0F0D1867">
            <w:pPr>
              <w:jc w:val="center"/>
            </w:pPr>
            <w:r w:rsidRPr="0F0D1867">
              <w:rPr>
                <w:rFonts w:ascii="Arial" w:eastAsia="Arial" w:hAnsi="Arial" w:cs="Arial"/>
                <w:b/>
                <w:bCs/>
                <w:color w:val="000000" w:themeColor="text1"/>
              </w:rPr>
              <w:t>Associated Risks</w:t>
            </w:r>
          </w:p>
        </w:tc>
      </w:tr>
      <w:tr w:rsidR="0F0D1867" w14:paraId="663750C1" w14:textId="77777777" w:rsidTr="0F0D1867">
        <w:trPr>
          <w:trHeight w:val="300"/>
        </w:trPr>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3A1C8EFE" w14:textId="488332A6" w:rsidR="0F0D1867" w:rsidRDefault="0F0D1867">
            <w:r w:rsidRPr="0F0D1867">
              <w:rPr>
                <w:rFonts w:ascii="Arial" w:eastAsia="Arial" w:hAnsi="Arial" w:cs="Arial"/>
                <w:color w:val="000000" w:themeColor="text1"/>
              </w:rPr>
              <w:t>Technical</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11A1EC98" w14:textId="60E5BB29" w:rsidR="0F0D1867" w:rsidRDefault="0F0D1867">
            <w:r w:rsidRPr="0F0D1867">
              <w:rPr>
                <w:rFonts w:ascii="Arial" w:eastAsia="Arial" w:hAnsi="Arial" w:cs="Arial"/>
                <w:color w:val="000000" w:themeColor="text1"/>
              </w:rPr>
              <w:t>A1</w:t>
            </w:r>
          </w:p>
          <w:p w14:paraId="2E7A287E" w14:textId="0619FDA9" w:rsidR="0F0D1867" w:rsidRDefault="0F0D1867">
            <w:r w:rsidRPr="0F0D1867">
              <w:rPr>
                <w:rFonts w:ascii="Arial" w:eastAsia="Arial" w:hAnsi="Arial" w:cs="Arial"/>
                <w:color w:val="000000" w:themeColor="text1"/>
              </w:rPr>
              <w:t xml:space="preserve"> </w:t>
            </w:r>
          </w:p>
          <w:p w14:paraId="12814793" w14:textId="2BE02ADA" w:rsidR="0F0D1867" w:rsidRDefault="0F0D1867">
            <w:r w:rsidRPr="0F0D1867">
              <w:rPr>
                <w:rFonts w:ascii="Arial" w:eastAsia="Arial" w:hAnsi="Arial" w:cs="Arial"/>
                <w:color w:val="000000" w:themeColor="text1"/>
              </w:rPr>
              <w:t>A2</w:t>
            </w:r>
          </w:p>
          <w:p w14:paraId="5D0D48BF" w14:textId="00700D27" w:rsidR="0F0D1867" w:rsidRDefault="0F0D1867">
            <w:r w:rsidRPr="0F0D1867">
              <w:rPr>
                <w:rFonts w:ascii="Arial" w:eastAsia="Arial" w:hAnsi="Arial" w:cs="Arial"/>
                <w:color w:val="000000" w:themeColor="text1"/>
              </w:rPr>
              <w:t>A3</w:t>
            </w:r>
          </w:p>
        </w:tc>
        <w:tc>
          <w:tcPr>
            <w:tcW w:w="6750" w:type="dxa"/>
            <w:tcBorders>
              <w:top w:val="single" w:sz="8" w:space="0" w:color="auto"/>
              <w:left w:val="single" w:sz="8" w:space="0" w:color="auto"/>
              <w:bottom w:val="single" w:sz="8" w:space="0" w:color="auto"/>
              <w:right w:val="single" w:sz="8" w:space="0" w:color="auto"/>
            </w:tcBorders>
            <w:tcMar>
              <w:left w:w="108" w:type="dxa"/>
              <w:right w:w="108" w:type="dxa"/>
            </w:tcMar>
          </w:tcPr>
          <w:p w14:paraId="20751BDE" w14:textId="54291614" w:rsidR="0F0D1867" w:rsidRDefault="0F0D1867" w:rsidP="00BE1FBB">
            <w:pPr>
              <w:pStyle w:val="ListParagraph"/>
              <w:numPr>
                <w:ilvl w:val="0"/>
                <w:numId w:val="27"/>
              </w:numPr>
              <w:rPr>
                <w:rFonts w:ascii="Arial" w:eastAsia="Arial" w:hAnsi="Arial" w:cs="Arial"/>
                <w:color w:val="000000" w:themeColor="text1"/>
              </w:rPr>
            </w:pPr>
            <w:r w:rsidRPr="0F0D1867">
              <w:rPr>
                <w:rFonts w:ascii="Arial" w:eastAsia="Arial" w:hAnsi="Arial" w:cs="Arial"/>
                <w:color w:val="000000" w:themeColor="text1"/>
              </w:rPr>
              <w:t>Delivered product’s function doesn’t achieve project requirements.</w:t>
            </w:r>
          </w:p>
          <w:p w14:paraId="43EEE073" w14:textId="039E1520" w:rsidR="0F0D1867" w:rsidRDefault="0F0D1867" w:rsidP="00BE1FBB">
            <w:pPr>
              <w:pStyle w:val="ListParagraph"/>
              <w:numPr>
                <w:ilvl w:val="0"/>
                <w:numId w:val="27"/>
              </w:numPr>
              <w:rPr>
                <w:rFonts w:ascii="Arial" w:eastAsia="Arial" w:hAnsi="Arial" w:cs="Arial"/>
                <w:color w:val="000000" w:themeColor="text1"/>
              </w:rPr>
            </w:pPr>
            <w:r w:rsidRPr="0F0D1867">
              <w:rPr>
                <w:rFonts w:ascii="Arial" w:eastAsia="Arial" w:hAnsi="Arial" w:cs="Arial"/>
                <w:color w:val="000000" w:themeColor="text1"/>
              </w:rPr>
              <w:t>New system won’t integrate with existing system.</w:t>
            </w:r>
          </w:p>
          <w:p w14:paraId="0293D3E3" w14:textId="6437DDF8" w:rsidR="0F0D1867" w:rsidRDefault="0F0D1867" w:rsidP="00BE1FBB">
            <w:pPr>
              <w:pStyle w:val="ListParagraph"/>
              <w:numPr>
                <w:ilvl w:val="0"/>
                <w:numId w:val="27"/>
              </w:numPr>
              <w:rPr>
                <w:rFonts w:ascii="Arial" w:eastAsia="Arial" w:hAnsi="Arial" w:cs="Arial"/>
                <w:color w:val="000000" w:themeColor="text1"/>
              </w:rPr>
            </w:pPr>
            <w:r w:rsidRPr="0F0D1867">
              <w:rPr>
                <w:rFonts w:ascii="Arial" w:eastAsia="Arial" w:hAnsi="Arial" w:cs="Arial"/>
                <w:color w:val="000000" w:themeColor="text1"/>
              </w:rPr>
              <w:t>The project is too complex.</w:t>
            </w:r>
          </w:p>
        </w:tc>
      </w:tr>
      <w:tr w:rsidR="0F0D1867" w14:paraId="3C8AAD22" w14:textId="77777777" w:rsidTr="0F0D1867">
        <w:trPr>
          <w:trHeight w:val="300"/>
        </w:trPr>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30E7BACB" w14:textId="2C44AB5C" w:rsidR="0F0D1867" w:rsidRDefault="0F0D1867">
            <w:r w:rsidRPr="0F0D1867">
              <w:rPr>
                <w:rFonts w:ascii="Arial" w:eastAsia="Arial" w:hAnsi="Arial" w:cs="Arial"/>
                <w:color w:val="000000" w:themeColor="text1"/>
              </w:rPr>
              <w:t>Requirements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0334DB23" w14:textId="2426A7DB" w:rsidR="0F0D1867" w:rsidRDefault="0F0D1867">
            <w:r w:rsidRPr="0F0D1867">
              <w:rPr>
                <w:rFonts w:ascii="Arial" w:eastAsia="Arial" w:hAnsi="Arial" w:cs="Arial"/>
                <w:color w:val="000000" w:themeColor="text1"/>
              </w:rPr>
              <w:t>B1</w:t>
            </w:r>
          </w:p>
          <w:p w14:paraId="2E95220B" w14:textId="1CB2BE18" w:rsidR="0F0D1867" w:rsidRDefault="0F0D1867">
            <w:r w:rsidRPr="0F0D1867">
              <w:rPr>
                <w:rFonts w:ascii="Arial" w:eastAsia="Arial" w:hAnsi="Arial" w:cs="Arial"/>
                <w:color w:val="000000" w:themeColor="text1"/>
              </w:rPr>
              <w:t>B2</w:t>
            </w:r>
          </w:p>
        </w:tc>
        <w:tc>
          <w:tcPr>
            <w:tcW w:w="6750" w:type="dxa"/>
            <w:tcBorders>
              <w:top w:val="single" w:sz="8" w:space="0" w:color="auto"/>
              <w:left w:val="single" w:sz="8" w:space="0" w:color="auto"/>
              <w:bottom w:val="single" w:sz="8" w:space="0" w:color="auto"/>
              <w:right w:val="single" w:sz="8" w:space="0" w:color="auto"/>
            </w:tcBorders>
            <w:tcMar>
              <w:left w:w="108" w:type="dxa"/>
              <w:right w:w="108" w:type="dxa"/>
            </w:tcMar>
          </w:tcPr>
          <w:p w14:paraId="090097C2" w14:textId="176B9E89"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Everchanging project requirements.</w:t>
            </w:r>
          </w:p>
          <w:p w14:paraId="351D72A8" w14:textId="322E40A6"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Unfeasible requirement changes.</w:t>
            </w:r>
          </w:p>
        </w:tc>
      </w:tr>
      <w:tr w:rsidR="0F0D1867" w14:paraId="0872AFA6" w14:textId="77777777" w:rsidTr="0F0D1867">
        <w:trPr>
          <w:trHeight w:val="300"/>
        </w:trPr>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37C607FE" w14:textId="5BE05F4B" w:rsidR="0F0D1867" w:rsidRDefault="0F0D1867">
            <w:r w:rsidRPr="0F0D1867">
              <w:rPr>
                <w:rFonts w:ascii="Arial" w:eastAsia="Arial" w:hAnsi="Arial" w:cs="Arial"/>
                <w:color w:val="000000" w:themeColor="text1"/>
              </w:rPr>
              <w:t>People</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1FE8C7F8" w14:textId="35FDBA0A" w:rsidR="0F0D1867" w:rsidRDefault="0F0D1867">
            <w:r w:rsidRPr="0F0D1867">
              <w:rPr>
                <w:rFonts w:ascii="Arial" w:eastAsia="Arial" w:hAnsi="Arial" w:cs="Arial"/>
                <w:color w:val="000000" w:themeColor="text1"/>
              </w:rPr>
              <w:t>C1</w:t>
            </w:r>
          </w:p>
          <w:p w14:paraId="07C4F648" w14:textId="3136A20C" w:rsidR="0F0D1867" w:rsidRDefault="0F0D1867">
            <w:r w:rsidRPr="0F0D1867">
              <w:rPr>
                <w:rFonts w:ascii="Arial" w:eastAsia="Arial" w:hAnsi="Arial" w:cs="Arial"/>
                <w:color w:val="000000" w:themeColor="text1"/>
              </w:rPr>
              <w:t>C2</w:t>
            </w:r>
          </w:p>
          <w:p w14:paraId="2C099B67" w14:textId="730239D2" w:rsidR="0F0D1867" w:rsidRDefault="0F0D1867">
            <w:r w:rsidRPr="0F0D1867">
              <w:rPr>
                <w:rFonts w:ascii="Arial" w:eastAsia="Arial" w:hAnsi="Arial" w:cs="Arial"/>
                <w:color w:val="000000" w:themeColor="text1"/>
              </w:rPr>
              <w:t>C3</w:t>
            </w:r>
          </w:p>
          <w:p w14:paraId="39C1F788" w14:textId="12F3E8E0" w:rsidR="0F0D1867" w:rsidRDefault="0F0D1867">
            <w:r w:rsidRPr="0F0D1867">
              <w:rPr>
                <w:rFonts w:ascii="Arial" w:eastAsia="Arial" w:hAnsi="Arial" w:cs="Arial"/>
                <w:color w:val="000000" w:themeColor="text1"/>
              </w:rPr>
              <w:t>C4</w:t>
            </w:r>
          </w:p>
          <w:p w14:paraId="789E5174" w14:textId="5C7EE1DD" w:rsidR="0F0D1867" w:rsidRDefault="0F0D1867">
            <w:r w:rsidRPr="0F0D1867">
              <w:rPr>
                <w:rFonts w:ascii="Arial" w:eastAsia="Arial" w:hAnsi="Arial" w:cs="Arial"/>
                <w:color w:val="000000" w:themeColor="text1"/>
              </w:rPr>
              <w:t xml:space="preserve"> </w:t>
            </w:r>
          </w:p>
          <w:p w14:paraId="1DA1923B" w14:textId="1AD10C4C" w:rsidR="0F0D1867" w:rsidRDefault="0F0D1867">
            <w:r w:rsidRPr="0F0D1867">
              <w:rPr>
                <w:rFonts w:ascii="Arial" w:eastAsia="Arial" w:hAnsi="Arial" w:cs="Arial"/>
                <w:color w:val="000000" w:themeColor="text1"/>
              </w:rPr>
              <w:t>C5</w:t>
            </w:r>
          </w:p>
        </w:tc>
        <w:tc>
          <w:tcPr>
            <w:tcW w:w="6750" w:type="dxa"/>
            <w:tcBorders>
              <w:top w:val="single" w:sz="8" w:space="0" w:color="auto"/>
              <w:left w:val="single" w:sz="8" w:space="0" w:color="auto"/>
              <w:bottom w:val="single" w:sz="8" w:space="0" w:color="auto"/>
              <w:right w:val="single" w:sz="8" w:space="0" w:color="auto"/>
            </w:tcBorders>
            <w:tcMar>
              <w:left w:w="108" w:type="dxa"/>
              <w:right w:w="108" w:type="dxa"/>
            </w:tcMar>
          </w:tcPr>
          <w:p w14:paraId="2C819033" w14:textId="5EDFBC07"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Team-member absences delaying project.</w:t>
            </w:r>
          </w:p>
          <w:p w14:paraId="7FE427FC" w14:textId="3345BC2B"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Low productivity.</w:t>
            </w:r>
          </w:p>
          <w:p w14:paraId="088D6A5D" w14:textId="2B76A15E"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Insufficient skills or training.</w:t>
            </w:r>
          </w:p>
          <w:p w14:paraId="5D4D2381" w14:textId="4D839A91"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Unforeseen, non-work-related circumstances resulting in team absences.</w:t>
            </w:r>
          </w:p>
          <w:p w14:paraId="22E1BE12" w14:textId="7ABD7601" w:rsidR="0F0D1867" w:rsidRDefault="0F0D1867" w:rsidP="00BE1FBB">
            <w:pPr>
              <w:pStyle w:val="ListParagraph"/>
              <w:numPr>
                <w:ilvl w:val="0"/>
                <w:numId w:val="26"/>
              </w:numPr>
              <w:rPr>
                <w:rFonts w:ascii="Arial" w:eastAsia="Arial" w:hAnsi="Arial" w:cs="Arial"/>
                <w:color w:val="000000" w:themeColor="text1"/>
              </w:rPr>
            </w:pPr>
            <w:r w:rsidRPr="0F0D1867">
              <w:rPr>
                <w:rFonts w:ascii="Arial" w:eastAsia="Arial" w:hAnsi="Arial" w:cs="Arial"/>
                <w:color w:val="000000" w:themeColor="text1"/>
              </w:rPr>
              <w:t>Insufficient communication leading to confusion.</w:t>
            </w:r>
          </w:p>
        </w:tc>
      </w:tr>
      <w:tr w:rsidR="0F0D1867" w14:paraId="21E3BE2A" w14:textId="77777777" w:rsidTr="0F0D1867">
        <w:trPr>
          <w:trHeight w:val="300"/>
        </w:trPr>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5E202D21" w14:textId="19FBBB60" w:rsidR="0F0D1867" w:rsidRDefault="0F0D1867">
            <w:r w:rsidRPr="0F0D1867">
              <w:rPr>
                <w:rFonts w:ascii="Arial" w:eastAsia="Arial" w:hAnsi="Arial" w:cs="Arial"/>
                <w:color w:val="000000" w:themeColor="text1"/>
              </w:rPr>
              <w:t>Resources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6F1ADBCA" w14:textId="0C30086F" w:rsidR="0F0D1867" w:rsidRDefault="0F0D1867">
            <w:r w:rsidRPr="0F0D1867">
              <w:rPr>
                <w:rFonts w:ascii="Arial" w:eastAsia="Arial" w:hAnsi="Arial" w:cs="Arial"/>
                <w:color w:val="000000" w:themeColor="text1"/>
              </w:rPr>
              <w:t>D1</w:t>
            </w:r>
          </w:p>
          <w:p w14:paraId="62104AFF" w14:textId="012347C3" w:rsidR="0F0D1867" w:rsidRDefault="0F0D1867">
            <w:r w:rsidRPr="0F0D1867">
              <w:rPr>
                <w:rFonts w:ascii="Arial" w:eastAsia="Arial" w:hAnsi="Arial" w:cs="Arial"/>
                <w:color w:val="000000" w:themeColor="text1"/>
              </w:rPr>
              <w:t>D2</w:t>
            </w:r>
          </w:p>
          <w:p w14:paraId="37D22AC9" w14:textId="0145CE10" w:rsidR="0F0D1867" w:rsidRDefault="0F0D1867">
            <w:r w:rsidRPr="0F0D1867">
              <w:rPr>
                <w:rFonts w:ascii="Arial" w:eastAsia="Arial" w:hAnsi="Arial" w:cs="Arial"/>
                <w:color w:val="000000" w:themeColor="text1"/>
              </w:rPr>
              <w:t>D3</w:t>
            </w:r>
          </w:p>
        </w:tc>
        <w:tc>
          <w:tcPr>
            <w:tcW w:w="6750" w:type="dxa"/>
            <w:tcBorders>
              <w:top w:val="single" w:sz="8" w:space="0" w:color="auto"/>
              <w:left w:val="single" w:sz="8" w:space="0" w:color="auto"/>
              <w:bottom w:val="single" w:sz="8" w:space="0" w:color="auto"/>
              <w:right w:val="single" w:sz="8" w:space="0" w:color="auto"/>
            </w:tcBorders>
            <w:tcMar>
              <w:left w:w="108" w:type="dxa"/>
              <w:right w:w="108" w:type="dxa"/>
            </w:tcMar>
          </w:tcPr>
          <w:p w14:paraId="55B053A0" w14:textId="5C04C6A7" w:rsidR="0F0D1867" w:rsidRDefault="0F0D1867" w:rsidP="00BE1FBB">
            <w:pPr>
              <w:pStyle w:val="ListParagraph"/>
              <w:numPr>
                <w:ilvl w:val="0"/>
                <w:numId w:val="25"/>
              </w:numPr>
              <w:rPr>
                <w:rFonts w:ascii="Arial" w:eastAsia="Arial" w:hAnsi="Arial" w:cs="Arial"/>
                <w:color w:val="000000" w:themeColor="text1"/>
              </w:rPr>
            </w:pPr>
            <w:r w:rsidRPr="0F0D1867">
              <w:rPr>
                <w:rFonts w:ascii="Arial" w:eastAsia="Arial" w:hAnsi="Arial" w:cs="Arial"/>
                <w:color w:val="000000" w:themeColor="text1"/>
              </w:rPr>
              <w:t>Exceeding budget.</w:t>
            </w:r>
          </w:p>
          <w:p w14:paraId="236636D6" w14:textId="1CE885AF" w:rsidR="0F0D1867" w:rsidRDefault="0F0D1867" w:rsidP="00BE1FBB">
            <w:pPr>
              <w:pStyle w:val="ListParagraph"/>
              <w:numPr>
                <w:ilvl w:val="0"/>
                <w:numId w:val="25"/>
              </w:numPr>
              <w:rPr>
                <w:rFonts w:ascii="Arial" w:eastAsia="Arial" w:hAnsi="Arial" w:cs="Arial"/>
                <w:color w:val="000000" w:themeColor="text1"/>
              </w:rPr>
            </w:pPr>
            <w:r w:rsidRPr="0F0D1867">
              <w:rPr>
                <w:rFonts w:ascii="Arial" w:eastAsia="Arial" w:hAnsi="Arial" w:cs="Arial"/>
                <w:color w:val="000000" w:themeColor="text1"/>
              </w:rPr>
              <w:t>Project not completed within planned time.</w:t>
            </w:r>
          </w:p>
          <w:p w14:paraId="1B85732F" w14:textId="1867795E" w:rsidR="0F0D1867" w:rsidRDefault="0F0D1867" w:rsidP="00BE1FBB">
            <w:pPr>
              <w:pStyle w:val="ListParagraph"/>
              <w:numPr>
                <w:ilvl w:val="0"/>
                <w:numId w:val="25"/>
              </w:numPr>
              <w:rPr>
                <w:rFonts w:ascii="Arial" w:eastAsia="Arial" w:hAnsi="Arial" w:cs="Arial"/>
                <w:color w:val="000000" w:themeColor="text1"/>
              </w:rPr>
            </w:pPr>
            <w:r w:rsidRPr="0F0D1867">
              <w:rPr>
                <w:rFonts w:ascii="Arial" w:eastAsia="Arial" w:hAnsi="Arial" w:cs="Arial"/>
                <w:color w:val="000000" w:themeColor="text1"/>
              </w:rPr>
              <w:t>Lack of resources due to supply issues.</w:t>
            </w:r>
          </w:p>
        </w:tc>
      </w:tr>
    </w:tbl>
    <w:p w14:paraId="0DC84774" w14:textId="7ACD4F09" w:rsidR="6191B159" w:rsidRDefault="6191B159">
      <w:r w:rsidRPr="0F0D1867">
        <w:rPr>
          <w:rFonts w:ascii="Arial" w:eastAsia="Arial" w:hAnsi="Arial" w:cs="Arial"/>
          <w:color w:val="000000" w:themeColor="text1"/>
        </w:rPr>
        <w:t xml:space="preserve"> </w:t>
      </w:r>
    </w:p>
    <w:p w14:paraId="48ADE38B" w14:textId="5A436443" w:rsidR="0F0D1867" w:rsidRDefault="0F0D1867" w:rsidP="0F0D1867">
      <w:pPr>
        <w:rPr>
          <w:rFonts w:ascii="Arial" w:eastAsia="Arial" w:hAnsi="Arial" w:cs="Arial"/>
          <w:color w:val="000000" w:themeColor="text1"/>
        </w:rPr>
      </w:pPr>
    </w:p>
    <w:p w14:paraId="5A2470F0" w14:textId="6400C367" w:rsidR="6191B159" w:rsidRDefault="6191B159">
      <w:r w:rsidRPr="0F0D1867">
        <w:rPr>
          <w:rFonts w:ascii="Arial" w:eastAsia="Arial" w:hAnsi="Arial" w:cs="Arial"/>
          <w:color w:val="000000" w:themeColor="text1"/>
        </w:rPr>
        <w:t xml:space="preserve"> </w:t>
      </w:r>
    </w:p>
    <w:p w14:paraId="1F840114" w14:textId="08FB5A31" w:rsidR="6191B159" w:rsidRDefault="6191B159">
      <w:r w:rsidRPr="0F0D1867">
        <w:rPr>
          <w:rFonts w:ascii="Arial" w:eastAsia="Arial" w:hAnsi="Arial" w:cs="Arial"/>
          <w:color w:val="000000" w:themeColor="text1"/>
        </w:rPr>
        <w:t xml:space="preserve"> </w:t>
      </w:r>
    </w:p>
    <w:p w14:paraId="13EDC6FB" w14:textId="211462FC" w:rsidR="6191B159" w:rsidRDefault="6191B159" w:rsidP="1145F554">
      <w:pPr>
        <w:pStyle w:val="Heading2"/>
      </w:pPr>
      <w:bookmarkStart w:id="16" w:name="_Toc1112263697"/>
      <w:r>
        <w:t>Risk Assessment</w:t>
      </w:r>
      <w:bookmarkEnd w:id="16"/>
    </w:p>
    <w:p w14:paraId="706F2074" w14:textId="142579F6" w:rsidR="6191B159" w:rsidRDefault="6191B159">
      <w:r w:rsidRPr="0F0D1867">
        <w:rPr>
          <w:rFonts w:ascii="Arial" w:eastAsia="Arial" w:hAnsi="Arial" w:cs="Arial"/>
          <w:b/>
          <w:bCs/>
          <w:color w:val="000000" w:themeColor="text1"/>
        </w:rPr>
        <w:t xml:space="preserve"> </w:t>
      </w:r>
    </w:p>
    <w:tbl>
      <w:tblPr>
        <w:tblStyle w:val="TableGrid"/>
        <w:tblW w:w="9015" w:type="dxa"/>
        <w:tblLayout w:type="fixed"/>
        <w:tblLook w:val="04A0" w:firstRow="1" w:lastRow="0" w:firstColumn="1" w:lastColumn="0" w:noHBand="0" w:noVBand="1"/>
      </w:tblPr>
      <w:tblGrid>
        <w:gridCol w:w="1620"/>
        <w:gridCol w:w="7395"/>
      </w:tblGrid>
      <w:tr w:rsidR="0F0D1867" w14:paraId="3238CEA2" w14:textId="77777777" w:rsidTr="565837FE">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330838C8" w14:textId="1F577B06" w:rsidR="0F0D1867" w:rsidRDefault="0F0D1867">
            <w:r w:rsidRPr="0F0D1867">
              <w:rPr>
                <w:rFonts w:ascii="Arial" w:eastAsia="Arial" w:hAnsi="Arial" w:cs="Arial"/>
                <w:b/>
                <w:bCs/>
                <w:color w:val="000000" w:themeColor="text1"/>
              </w:rPr>
              <w:t>Probability</w:t>
            </w:r>
          </w:p>
        </w:tc>
        <w:tc>
          <w:tcPr>
            <w:tcW w:w="7395" w:type="dxa"/>
            <w:tcBorders>
              <w:top w:val="single" w:sz="8" w:space="0" w:color="auto"/>
              <w:left w:val="single" w:sz="8" w:space="0" w:color="auto"/>
              <w:bottom w:val="single" w:sz="8" w:space="0" w:color="auto"/>
              <w:right w:val="single" w:sz="8" w:space="0" w:color="auto"/>
            </w:tcBorders>
            <w:tcMar>
              <w:left w:w="108" w:type="dxa"/>
              <w:right w:w="108" w:type="dxa"/>
            </w:tcMar>
          </w:tcPr>
          <w:p w14:paraId="055758A0" w14:textId="4034D153" w:rsidR="0F0D1867" w:rsidRDefault="0F0D1867">
            <w:r w:rsidRPr="0F0D1867">
              <w:rPr>
                <w:rFonts w:ascii="Arial" w:eastAsia="Arial" w:hAnsi="Arial" w:cs="Arial"/>
                <w:b/>
                <w:bCs/>
                <w:color w:val="000000" w:themeColor="text1"/>
              </w:rPr>
              <w:t>Chance of happening</w:t>
            </w:r>
          </w:p>
        </w:tc>
      </w:tr>
      <w:tr w:rsidR="0F0D1867" w14:paraId="46955FC1" w14:textId="77777777" w:rsidTr="565837FE">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10A7F7C" w14:textId="158046DA" w:rsidR="0F0D1867" w:rsidRDefault="0F0D1867">
            <w:r w:rsidRPr="0F0D1867">
              <w:rPr>
                <w:rFonts w:ascii="Arial" w:eastAsia="Arial" w:hAnsi="Arial" w:cs="Arial"/>
                <w:color w:val="000000" w:themeColor="text1"/>
              </w:rPr>
              <w:t>High</w:t>
            </w:r>
          </w:p>
        </w:tc>
        <w:tc>
          <w:tcPr>
            <w:tcW w:w="7395" w:type="dxa"/>
            <w:tcBorders>
              <w:top w:val="single" w:sz="8" w:space="0" w:color="auto"/>
              <w:left w:val="single" w:sz="8" w:space="0" w:color="auto"/>
              <w:bottom w:val="single" w:sz="8" w:space="0" w:color="auto"/>
              <w:right w:val="single" w:sz="8" w:space="0" w:color="auto"/>
            </w:tcBorders>
            <w:tcMar>
              <w:left w:w="108" w:type="dxa"/>
              <w:right w:w="108" w:type="dxa"/>
            </w:tcMar>
          </w:tcPr>
          <w:p w14:paraId="10846417" w14:textId="727E3B2B" w:rsidR="0F0D1867" w:rsidRDefault="0F0D1867">
            <w:r w:rsidRPr="0F0D1867">
              <w:rPr>
                <w:rFonts w:ascii="Arial" w:eastAsia="Arial" w:hAnsi="Arial" w:cs="Arial"/>
                <w:color w:val="000000" w:themeColor="text1"/>
              </w:rPr>
              <w:t xml:space="preserve">Greater than 60% </w:t>
            </w:r>
          </w:p>
        </w:tc>
      </w:tr>
      <w:tr w:rsidR="0F0D1867" w14:paraId="250CD0A3" w14:textId="77777777" w:rsidTr="565837FE">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A4FE26E" w14:textId="1A097090" w:rsidR="0F0D1867" w:rsidRDefault="0F0D1867">
            <w:r w:rsidRPr="0F0D1867">
              <w:rPr>
                <w:rFonts w:ascii="Arial" w:eastAsia="Arial" w:hAnsi="Arial" w:cs="Arial"/>
                <w:color w:val="000000" w:themeColor="text1"/>
              </w:rPr>
              <w:t>Significant</w:t>
            </w:r>
          </w:p>
        </w:tc>
        <w:tc>
          <w:tcPr>
            <w:tcW w:w="7395" w:type="dxa"/>
            <w:tcBorders>
              <w:top w:val="single" w:sz="8" w:space="0" w:color="auto"/>
              <w:left w:val="single" w:sz="8" w:space="0" w:color="auto"/>
              <w:bottom w:val="single" w:sz="8" w:space="0" w:color="auto"/>
              <w:right w:val="single" w:sz="8" w:space="0" w:color="auto"/>
            </w:tcBorders>
            <w:tcMar>
              <w:left w:w="108" w:type="dxa"/>
              <w:right w:w="108" w:type="dxa"/>
            </w:tcMar>
          </w:tcPr>
          <w:p w14:paraId="43C56A4E" w14:textId="12D61720" w:rsidR="0F0D1867" w:rsidRDefault="0F0D1867">
            <w:r w:rsidRPr="0F0D1867">
              <w:rPr>
                <w:rFonts w:ascii="Arial" w:eastAsia="Arial" w:hAnsi="Arial" w:cs="Arial"/>
                <w:color w:val="000000" w:themeColor="text1"/>
              </w:rPr>
              <w:t>31-60%</w:t>
            </w:r>
          </w:p>
        </w:tc>
      </w:tr>
      <w:tr w:rsidR="0F0D1867" w14:paraId="4A704D54" w14:textId="77777777" w:rsidTr="565837FE">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3B4B56C" w14:textId="02859F61" w:rsidR="0F0D1867" w:rsidRDefault="0F0D1867">
            <w:r w:rsidRPr="0F0D1867">
              <w:rPr>
                <w:rFonts w:ascii="Arial" w:eastAsia="Arial" w:hAnsi="Arial" w:cs="Arial"/>
                <w:color w:val="000000" w:themeColor="text1"/>
              </w:rPr>
              <w:t>Moderate</w:t>
            </w:r>
          </w:p>
        </w:tc>
        <w:tc>
          <w:tcPr>
            <w:tcW w:w="7395" w:type="dxa"/>
            <w:tcBorders>
              <w:top w:val="single" w:sz="8" w:space="0" w:color="auto"/>
              <w:left w:val="single" w:sz="8" w:space="0" w:color="auto"/>
              <w:bottom w:val="single" w:sz="8" w:space="0" w:color="auto"/>
              <w:right w:val="single" w:sz="8" w:space="0" w:color="auto"/>
            </w:tcBorders>
            <w:tcMar>
              <w:left w:w="108" w:type="dxa"/>
              <w:right w:w="108" w:type="dxa"/>
            </w:tcMar>
          </w:tcPr>
          <w:p w14:paraId="73E267B5" w14:textId="377CFA1B" w:rsidR="0F0D1867" w:rsidRDefault="0F0D1867">
            <w:r w:rsidRPr="0F0D1867">
              <w:rPr>
                <w:rFonts w:ascii="Arial" w:eastAsia="Arial" w:hAnsi="Arial" w:cs="Arial"/>
                <w:color w:val="000000" w:themeColor="text1"/>
              </w:rPr>
              <w:t>15-30%</w:t>
            </w:r>
          </w:p>
        </w:tc>
      </w:tr>
      <w:tr w:rsidR="0F0D1867" w14:paraId="26EB1C93" w14:textId="77777777" w:rsidTr="565837FE">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410D2F0C" w14:textId="709304E2" w:rsidR="0F0D1867" w:rsidRDefault="0F0D1867">
            <w:r w:rsidRPr="0F0D1867">
              <w:rPr>
                <w:rFonts w:ascii="Arial" w:eastAsia="Arial" w:hAnsi="Arial" w:cs="Arial"/>
                <w:color w:val="000000" w:themeColor="text1"/>
              </w:rPr>
              <w:t>Low</w:t>
            </w:r>
          </w:p>
        </w:tc>
        <w:tc>
          <w:tcPr>
            <w:tcW w:w="7395" w:type="dxa"/>
            <w:tcBorders>
              <w:top w:val="single" w:sz="8" w:space="0" w:color="auto"/>
              <w:left w:val="single" w:sz="8" w:space="0" w:color="auto"/>
              <w:bottom w:val="single" w:sz="8" w:space="0" w:color="auto"/>
              <w:right w:val="single" w:sz="8" w:space="0" w:color="auto"/>
            </w:tcBorders>
            <w:tcMar>
              <w:left w:w="108" w:type="dxa"/>
              <w:right w:w="108" w:type="dxa"/>
            </w:tcMar>
          </w:tcPr>
          <w:p w14:paraId="18A8C69F" w14:textId="2224E6FD" w:rsidR="0F0D1867" w:rsidRDefault="0F0D1867">
            <w:r w:rsidRPr="0F0D1867">
              <w:rPr>
                <w:rFonts w:ascii="Arial" w:eastAsia="Arial" w:hAnsi="Arial" w:cs="Arial"/>
                <w:color w:val="000000" w:themeColor="text1"/>
              </w:rPr>
              <w:t xml:space="preserve">Less than 15% </w:t>
            </w:r>
          </w:p>
        </w:tc>
      </w:tr>
    </w:tbl>
    <w:p w14:paraId="787B6FAB" w14:textId="194E2BD3" w:rsidR="6191B159" w:rsidRDefault="6191B159">
      <w:r w:rsidRPr="0F0D1867">
        <w:rPr>
          <w:rFonts w:ascii="Arial" w:eastAsia="Arial" w:hAnsi="Arial" w:cs="Arial"/>
          <w:color w:val="000000" w:themeColor="text1"/>
        </w:rPr>
        <w:t xml:space="preserve"> </w:t>
      </w:r>
    </w:p>
    <w:tbl>
      <w:tblPr>
        <w:tblStyle w:val="TableGrid"/>
        <w:tblW w:w="0" w:type="auto"/>
        <w:tblLayout w:type="fixed"/>
        <w:tblLook w:val="04A0" w:firstRow="1" w:lastRow="0" w:firstColumn="1" w:lastColumn="0" w:noHBand="0" w:noVBand="1"/>
      </w:tblPr>
      <w:tblGrid>
        <w:gridCol w:w="2115"/>
        <w:gridCol w:w="6900"/>
      </w:tblGrid>
      <w:tr w:rsidR="0F0D1867" w14:paraId="0EDDB364" w14:textId="77777777" w:rsidTr="0F0D1867">
        <w:trPr>
          <w:trHeight w:val="300"/>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4EB16A1" w14:textId="45971547" w:rsidR="0F0D1867" w:rsidRDefault="0F0D1867">
            <w:r w:rsidRPr="0F0D1867">
              <w:rPr>
                <w:rFonts w:ascii="Arial" w:eastAsia="Arial" w:hAnsi="Arial" w:cs="Arial"/>
                <w:b/>
                <w:bCs/>
                <w:color w:val="000000" w:themeColor="text1"/>
              </w:rPr>
              <w:t>Impact Severity</w:t>
            </w:r>
          </w:p>
        </w:tc>
        <w:tc>
          <w:tcPr>
            <w:tcW w:w="6900" w:type="dxa"/>
            <w:tcBorders>
              <w:top w:val="single" w:sz="8" w:space="0" w:color="auto"/>
              <w:left w:val="single" w:sz="8" w:space="0" w:color="auto"/>
              <w:bottom w:val="single" w:sz="8" w:space="0" w:color="auto"/>
              <w:right w:val="single" w:sz="8" w:space="0" w:color="auto"/>
            </w:tcBorders>
            <w:tcMar>
              <w:left w:w="108" w:type="dxa"/>
              <w:right w:w="108" w:type="dxa"/>
            </w:tcMar>
          </w:tcPr>
          <w:p w14:paraId="319D085A" w14:textId="115EA156" w:rsidR="0F0D1867" w:rsidRDefault="0F0D1867">
            <w:r w:rsidRPr="0F0D1867">
              <w:rPr>
                <w:rFonts w:ascii="Arial" w:eastAsia="Arial" w:hAnsi="Arial" w:cs="Arial"/>
                <w:b/>
                <w:bCs/>
                <w:color w:val="000000" w:themeColor="text1"/>
              </w:rPr>
              <w:t>Percentage of budget required to overcome risk’s impact</w:t>
            </w:r>
          </w:p>
        </w:tc>
      </w:tr>
      <w:tr w:rsidR="0F0D1867" w14:paraId="0D7DA636" w14:textId="77777777" w:rsidTr="0F0D1867">
        <w:trPr>
          <w:trHeight w:val="300"/>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B180967" w14:textId="15D6C1C5" w:rsidR="0F0D1867" w:rsidRDefault="0F0D1867">
            <w:r w:rsidRPr="0F0D1867">
              <w:rPr>
                <w:rFonts w:ascii="Arial" w:eastAsia="Arial" w:hAnsi="Arial" w:cs="Arial"/>
                <w:color w:val="000000" w:themeColor="text1"/>
              </w:rPr>
              <w:t>High</w:t>
            </w:r>
          </w:p>
        </w:tc>
        <w:tc>
          <w:tcPr>
            <w:tcW w:w="6900" w:type="dxa"/>
            <w:tcBorders>
              <w:top w:val="single" w:sz="8" w:space="0" w:color="auto"/>
              <w:left w:val="single" w:sz="8" w:space="0" w:color="auto"/>
              <w:bottom w:val="single" w:sz="8" w:space="0" w:color="auto"/>
              <w:right w:val="single" w:sz="8" w:space="0" w:color="auto"/>
            </w:tcBorders>
            <w:tcMar>
              <w:left w:w="108" w:type="dxa"/>
              <w:right w:w="108" w:type="dxa"/>
            </w:tcMar>
          </w:tcPr>
          <w:p w14:paraId="56A8D985" w14:textId="5D731E55" w:rsidR="0F0D1867" w:rsidRDefault="0F0D1867">
            <w:r w:rsidRPr="0F0D1867">
              <w:rPr>
                <w:rFonts w:ascii="Arial" w:eastAsia="Arial" w:hAnsi="Arial" w:cs="Arial"/>
                <w:color w:val="000000" w:themeColor="text1"/>
              </w:rPr>
              <w:t>Greater than 25%</w:t>
            </w:r>
          </w:p>
        </w:tc>
      </w:tr>
      <w:tr w:rsidR="0F0D1867" w14:paraId="30AD2666" w14:textId="77777777" w:rsidTr="0F0D1867">
        <w:trPr>
          <w:trHeight w:val="300"/>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5C08249" w14:textId="70BB19E6" w:rsidR="0F0D1867" w:rsidRDefault="0F0D1867">
            <w:r w:rsidRPr="0F0D1867">
              <w:rPr>
                <w:rFonts w:ascii="Arial" w:eastAsia="Arial" w:hAnsi="Arial" w:cs="Arial"/>
                <w:color w:val="000000" w:themeColor="text1"/>
              </w:rPr>
              <w:t>Significant</w:t>
            </w:r>
          </w:p>
        </w:tc>
        <w:tc>
          <w:tcPr>
            <w:tcW w:w="6900" w:type="dxa"/>
            <w:tcBorders>
              <w:top w:val="single" w:sz="8" w:space="0" w:color="auto"/>
              <w:left w:val="single" w:sz="8" w:space="0" w:color="auto"/>
              <w:bottom w:val="single" w:sz="8" w:space="0" w:color="auto"/>
              <w:right w:val="single" w:sz="8" w:space="0" w:color="auto"/>
            </w:tcBorders>
            <w:tcMar>
              <w:left w:w="108" w:type="dxa"/>
              <w:right w:w="108" w:type="dxa"/>
            </w:tcMar>
          </w:tcPr>
          <w:p w14:paraId="3363D89B" w14:textId="1064F6D2" w:rsidR="0F0D1867" w:rsidRDefault="0F0D1867">
            <w:r w:rsidRPr="0F0D1867">
              <w:rPr>
                <w:rFonts w:ascii="Arial" w:eastAsia="Arial" w:hAnsi="Arial" w:cs="Arial"/>
                <w:color w:val="000000" w:themeColor="text1"/>
              </w:rPr>
              <w:t>16-25%</w:t>
            </w:r>
          </w:p>
        </w:tc>
      </w:tr>
      <w:tr w:rsidR="0F0D1867" w14:paraId="2292D03F" w14:textId="77777777" w:rsidTr="0F0D1867">
        <w:trPr>
          <w:trHeight w:val="300"/>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6348D856" w14:textId="6F47393A" w:rsidR="0F0D1867" w:rsidRDefault="0F0D1867">
            <w:r w:rsidRPr="0F0D1867">
              <w:rPr>
                <w:rFonts w:ascii="Arial" w:eastAsia="Arial" w:hAnsi="Arial" w:cs="Arial"/>
                <w:color w:val="000000" w:themeColor="text1"/>
              </w:rPr>
              <w:t>Moderate</w:t>
            </w:r>
          </w:p>
        </w:tc>
        <w:tc>
          <w:tcPr>
            <w:tcW w:w="6900" w:type="dxa"/>
            <w:tcBorders>
              <w:top w:val="single" w:sz="8" w:space="0" w:color="auto"/>
              <w:left w:val="single" w:sz="8" w:space="0" w:color="auto"/>
              <w:bottom w:val="single" w:sz="8" w:space="0" w:color="auto"/>
              <w:right w:val="single" w:sz="8" w:space="0" w:color="auto"/>
            </w:tcBorders>
            <w:tcMar>
              <w:left w:w="108" w:type="dxa"/>
              <w:right w:w="108" w:type="dxa"/>
            </w:tcMar>
          </w:tcPr>
          <w:p w14:paraId="09EEA76D" w14:textId="56278D56" w:rsidR="0F0D1867" w:rsidRDefault="0F0D1867">
            <w:r w:rsidRPr="0F0D1867">
              <w:rPr>
                <w:rFonts w:ascii="Arial" w:eastAsia="Arial" w:hAnsi="Arial" w:cs="Arial"/>
                <w:color w:val="000000" w:themeColor="text1"/>
              </w:rPr>
              <w:t>5-15%</w:t>
            </w:r>
          </w:p>
        </w:tc>
      </w:tr>
      <w:tr w:rsidR="0F0D1867" w14:paraId="7BE62AD3" w14:textId="77777777" w:rsidTr="0F0D1867">
        <w:trPr>
          <w:trHeight w:val="300"/>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28BFEED" w14:textId="2C2FC05E" w:rsidR="0F0D1867" w:rsidRDefault="0F0D1867">
            <w:r w:rsidRPr="0F0D1867">
              <w:rPr>
                <w:rFonts w:ascii="Arial" w:eastAsia="Arial" w:hAnsi="Arial" w:cs="Arial"/>
                <w:color w:val="000000" w:themeColor="text1"/>
              </w:rPr>
              <w:t>Low</w:t>
            </w:r>
          </w:p>
        </w:tc>
        <w:tc>
          <w:tcPr>
            <w:tcW w:w="6900" w:type="dxa"/>
            <w:tcBorders>
              <w:top w:val="single" w:sz="8" w:space="0" w:color="auto"/>
              <w:left w:val="single" w:sz="8" w:space="0" w:color="auto"/>
              <w:bottom w:val="single" w:sz="8" w:space="0" w:color="auto"/>
              <w:right w:val="single" w:sz="8" w:space="0" w:color="auto"/>
            </w:tcBorders>
            <w:tcMar>
              <w:left w:w="108" w:type="dxa"/>
              <w:right w:w="108" w:type="dxa"/>
            </w:tcMar>
          </w:tcPr>
          <w:p w14:paraId="6C8F5E6F" w14:textId="1A948FBA" w:rsidR="0F0D1867" w:rsidRDefault="0F0D1867">
            <w:r w:rsidRPr="0F0D1867">
              <w:rPr>
                <w:rFonts w:ascii="Arial" w:eastAsia="Arial" w:hAnsi="Arial" w:cs="Arial"/>
                <w:color w:val="000000" w:themeColor="text1"/>
              </w:rPr>
              <w:t>Up to 5%</w:t>
            </w:r>
          </w:p>
        </w:tc>
      </w:tr>
    </w:tbl>
    <w:p w14:paraId="65783C04" w14:textId="51F87226" w:rsidR="6191B159" w:rsidRDefault="6191B159">
      <w:r w:rsidRPr="0F0D1867">
        <w:rPr>
          <w:rFonts w:ascii="Arial" w:eastAsia="Arial" w:hAnsi="Arial" w:cs="Arial"/>
          <w:color w:val="000000" w:themeColor="text1"/>
        </w:rPr>
        <w:t xml:space="preserve"> </w:t>
      </w:r>
    </w:p>
    <w:p w14:paraId="6FBA7A01" w14:textId="268D0C6C" w:rsidR="6191B159" w:rsidRDefault="6191B159">
      <w:r w:rsidRPr="0F0D1867">
        <w:rPr>
          <w:rFonts w:ascii="Arial" w:eastAsia="Arial" w:hAnsi="Arial" w:cs="Arial"/>
          <w:b/>
          <w:bCs/>
          <w:color w:val="000000" w:themeColor="text1"/>
        </w:rPr>
        <w:t>Probability-Impact Matrix</w:t>
      </w:r>
    </w:p>
    <w:p w14:paraId="31DCB76D" w14:textId="240BE846" w:rsidR="6191B159" w:rsidRDefault="6191B159">
      <w:r w:rsidRPr="0F0D1867">
        <w:rPr>
          <w:rFonts w:ascii="Arial" w:eastAsia="Arial" w:hAnsi="Arial" w:cs="Arial"/>
          <w:color w:val="000000" w:themeColor="text1"/>
        </w:rPr>
        <w:t xml:space="preserve"> </w:t>
      </w:r>
    </w:p>
    <w:tbl>
      <w:tblPr>
        <w:tblStyle w:val="TableGrid"/>
        <w:tblW w:w="9013" w:type="dxa"/>
        <w:tblLayout w:type="fixed"/>
        <w:tblLook w:val="04A0" w:firstRow="1" w:lastRow="0" w:firstColumn="1" w:lastColumn="0" w:noHBand="0" w:noVBand="1"/>
      </w:tblPr>
      <w:tblGrid>
        <w:gridCol w:w="1125"/>
        <w:gridCol w:w="1480"/>
        <w:gridCol w:w="1602"/>
        <w:gridCol w:w="1602"/>
        <w:gridCol w:w="1602"/>
        <w:gridCol w:w="1602"/>
      </w:tblGrid>
      <w:tr w:rsidR="0F0D1867" w14:paraId="2D153260" w14:textId="77777777" w:rsidTr="226E8369">
        <w:trPr>
          <w:trHeight w:val="990"/>
        </w:trPr>
        <w:tc>
          <w:tcPr>
            <w:tcW w:w="1125" w:type="dxa"/>
            <w:vMerge w:val="restart"/>
            <w:tcBorders>
              <w:top w:val="nil"/>
              <w:left w:val="nil"/>
              <w:bottom w:val="nil"/>
              <w:right w:val="nil"/>
            </w:tcBorders>
            <w:tcMar>
              <w:left w:w="108" w:type="dxa"/>
              <w:right w:w="108" w:type="dxa"/>
            </w:tcMar>
          </w:tcPr>
          <w:p w14:paraId="2FDE6E4F" w14:textId="68F2A4E2" w:rsidR="0F0D1867" w:rsidRDefault="0F0D1867" w:rsidP="0F0D1867">
            <w:pPr>
              <w:jc w:val="center"/>
            </w:pPr>
            <w:r w:rsidRPr="0F0D1867">
              <w:rPr>
                <w:rFonts w:ascii="Arial" w:eastAsia="Arial" w:hAnsi="Arial" w:cs="Arial"/>
                <w:color w:val="000000" w:themeColor="text1"/>
              </w:rPr>
              <w:t xml:space="preserve"> </w:t>
            </w:r>
          </w:p>
          <w:p w14:paraId="3494BDEE" w14:textId="4BF4E32E" w:rsidR="0F0D1867" w:rsidRDefault="0F0D1867" w:rsidP="0F0D1867">
            <w:pPr>
              <w:jc w:val="center"/>
            </w:pPr>
            <w:r w:rsidRPr="0F0D1867">
              <w:rPr>
                <w:rFonts w:ascii="Arial" w:eastAsia="Arial" w:hAnsi="Arial" w:cs="Arial"/>
                <w:color w:val="000000" w:themeColor="text1"/>
              </w:rPr>
              <w:t xml:space="preserve"> </w:t>
            </w:r>
          </w:p>
          <w:p w14:paraId="156863C8" w14:textId="724F0A01" w:rsidR="0F0D1867" w:rsidRDefault="0F0D1867" w:rsidP="0F0D1867">
            <w:pPr>
              <w:jc w:val="center"/>
            </w:pPr>
            <w:r w:rsidRPr="0F0D1867">
              <w:rPr>
                <w:rFonts w:ascii="Arial" w:eastAsia="Arial" w:hAnsi="Arial" w:cs="Arial"/>
                <w:color w:val="000000" w:themeColor="text1"/>
              </w:rPr>
              <w:t xml:space="preserve"> </w:t>
            </w:r>
          </w:p>
          <w:p w14:paraId="0152AC48" w14:textId="1DF6C797" w:rsidR="0F0D1867" w:rsidRDefault="0F0D1867" w:rsidP="0F0D1867">
            <w:pPr>
              <w:jc w:val="center"/>
            </w:pPr>
            <w:r w:rsidRPr="0F0D1867">
              <w:rPr>
                <w:rFonts w:ascii="Arial" w:eastAsia="Arial" w:hAnsi="Arial" w:cs="Arial"/>
                <w:color w:val="000000" w:themeColor="text1"/>
              </w:rPr>
              <w:t xml:space="preserve"> </w:t>
            </w:r>
          </w:p>
          <w:p w14:paraId="281617FF" w14:textId="01A7C45B" w:rsidR="0F0D1867" w:rsidRDefault="0F0D1867">
            <w:r w:rsidRPr="0F0D1867">
              <w:rPr>
                <w:rFonts w:ascii="Arial" w:eastAsia="Arial" w:hAnsi="Arial" w:cs="Arial"/>
                <w:color w:val="000000" w:themeColor="text1"/>
              </w:rPr>
              <w:t xml:space="preserve"> </w:t>
            </w:r>
          </w:p>
          <w:p w14:paraId="7ECB16FD" w14:textId="776B15EA" w:rsidR="0F0D1867" w:rsidRDefault="0F0D1867">
            <w:r w:rsidRPr="0F0D1867">
              <w:rPr>
                <w:rFonts w:ascii="Arial" w:eastAsia="Arial" w:hAnsi="Arial" w:cs="Arial"/>
                <w:color w:val="000000" w:themeColor="text1"/>
              </w:rPr>
              <w:t xml:space="preserve"> </w:t>
            </w:r>
          </w:p>
          <w:p w14:paraId="2F087791" w14:textId="616CD318" w:rsidR="0F0D1867" w:rsidRDefault="0F0D1867" w:rsidP="0F0D1867">
            <w:pPr>
              <w:jc w:val="center"/>
            </w:pPr>
            <w:r w:rsidRPr="0F0D1867">
              <w:rPr>
                <w:rFonts w:ascii="Arial" w:eastAsia="Arial" w:hAnsi="Arial" w:cs="Arial"/>
                <w:b/>
                <w:bCs/>
                <w:color w:val="000000" w:themeColor="text1"/>
                <w:sz w:val="28"/>
                <w:szCs w:val="28"/>
              </w:rPr>
              <w:t>Impact</w:t>
            </w:r>
          </w:p>
        </w:tc>
        <w:tc>
          <w:tcPr>
            <w:tcW w:w="1480" w:type="dxa"/>
            <w:tcBorders>
              <w:top w:val="nil"/>
              <w:left w:val="nil"/>
              <w:bottom w:val="nil"/>
              <w:right w:val="single" w:sz="8" w:space="0" w:color="auto"/>
            </w:tcBorders>
            <w:tcMar>
              <w:left w:w="108" w:type="dxa"/>
              <w:right w:w="108" w:type="dxa"/>
            </w:tcMar>
          </w:tcPr>
          <w:p w14:paraId="0B5CC0F7" w14:textId="107616B0" w:rsidR="0F0D1867" w:rsidRDefault="0F0D1867" w:rsidP="0F0D1867">
            <w:pPr>
              <w:jc w:val="center"/>
            </w:pPr>
            <w:r w:rsidRPr="0F0D1867">
              <w:rPr>
                <w:rFonts w:ascii="Arial" w:eastAsia="Arial" w:hAnsi="Arial" w:cs="Arial"/>
                <w:b/>
                <w:bCs/>
                <w:color w:val="000000" w:themeColor="text1"/>
              </w:rPr>
              <w:t xml:space="preserve"> </w:t>
            </w:r>
          </w:p>
          <w:p w14:paraId="3423E2F2" w14:textId="358CAF77" w:rsidR="0F0D1867" w:rsidRDefault="0F0D1867" w:rsidP="0F0D1867">
            <w:pPr>
              <w:jc w:val="center"/>
            </w:pPr>
            <w:r w:rsidRPr="0F0D1867">
              <w:rPr>
                <w:rFonts w:ascii="Arial" w:eastAsia="Arial" w:hAnsi="Arial" w:cs="Arial"/>
                <w:b/>
                <w:bCs/>
                <w:color w:val="000000" w:themeColor="text1"/>
              </w:rPr>
              <w:t>High</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5166BB6C" w14:textId="5D6D838C" w:rsidR="0F0D1867" w:rsidRDefault="0F0D1867">
            <w:r w:rsidRPr="0F0D1867">
              <w:rPr>
                <w:rFonts w:ascii="Arial" w:eastAsia="Arial" w:hAnsi="Arial" w:cs="Arial"/>
                <w:color w:val="000000" w:themeColor="text1"/>
              </w:rPr>
              <w:t>A3</w:t>
            </w:r>
          </w:p>
          <w:p w14:paraId="59755044" w14:textId="1725CCAD" w:rsidR="0F0D1867" w:rsidRDefault="0F0D1867">
            <w:r w:rsidRPr="0F0D1867">
              <w:rPr>
                <w:rFonts w:ascii="Arial" w:eastAsia="Arial" w:hAnsi="Arial" w:cs="Arial"/>
                <w:color w:val="000000" w:themeColor="text1"/>
              </w:rPr>
              <w:t xml:space="preserve"> </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61DCD0D5" w14:textId="6A1D0112" w:rsidR="0F0D1867" w:rsidRDefault="0F0D1867">
            <w:r w:rsidRPr="0F0D1867">
              <w:rPr>
                <w:rFonts w:ascii="Arial" w:eastAsia="Arial" w:hAnsi="Arial" w:cs="Arial"/>
                <w:color w:val="000000" w:themeColor="text1"/>
              </w:rPr>
              <w:t>B2</w:t>
            </w:r>
          </w:p>
          <w:p w14:paraId="601824CF" w14:textId="38E381DD" w:rsidR="0F0D1867" w:rsidRDefault="0F0D1867">
            <w:r w:rsidRPr="0F0D1867">
              <w:rPr>
                <w:rFonts w:ascii="Arial" w:eastAsia="Arial" w:hAnsi="Arial" w:cs="Arial"/>
                <w:color w:val="000000" w:themeColor="text1"/>
              </w:rPr>
              <w:t>A1</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1082A672" w14:textId="0DB502AE" w:rsidR="0F0D1867" w:rsidRDefault="0F0D1867">
            <w:r w:rsidRPr="0F0D1867">
              <w:rPr>
                <w:rFonts w:ascii="Arial" w:eastAsia="Arial" w:hAnsi="Arial" w:cs="Arial"/>
                <w:color w:val="000000" w:themeColor="text1"/>
              </w:rPr>
              <w:t>B1</w:t>
            </w:r>
          </w:p>
          <w:p w14:paraId="1C4BD670" w14:textId="04651A61" w:rsidR="0F0D1867" w:rsidRDefault="0F0D1867">
            <w:r w:rsidRPr="0F0D1867">
              <w:rPr>
                <w:rFonts w:ascii="Arial" w:eastAsia="Arial" w:hAnsi="Arial" w:cs="Arial"/>
                <w:color w:val="000000" w:themeColor="text1"/>
              </w:rPr>
              <w:t xml:space="preserve"> </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32F82CFE" w14:textId="64CC26E9" w:rsidR="0F0D1867" w:rsidRDefault="0F0D1867" w:rsidP="0F0D1867">
            <w:pPr>
              <w:tabs>
                <w:tab w:val="left" w:pos="987"/>
              </w:tabs>
            </w:pPr>
            <w:r w:rsidRPr="0F0D1867">
              <w:rPr>
                <w:rFonts w:ascii="Arial" w:eastAsia="Arial" w:hAnsi="Arial" w:cs="Arial"/>
                <w:color w:val="000000" w:themeColor="text1"/>
                <w:highlight w:val="yellow"/>
              </w:rPr>
              <w:t xml:space="preserve"> </w:t>
            </w:r>
          </w:p>
        </w:tc>
      </w:tr>
      <w:tr w:rsidR="0F0D1867" w14:paraId="39A6D161" w14:textId="77777777" w:rsidTr="226E8369">
        <w:trPr>
          <w:trHeight w:val="990"/>
        </w:trPr>
        <w:tc>
          <w:tcPr>
            <w:tcW w:w="1125" w:type="dxa"/>
            <w:vMerge/>
            <w:vAlign w:val="center"/>
          </w:tcPr>
          <w:p w14:paraId="3C377908" w14:textId="77777777" w:rsidR="000372DF" w:rsidRDefault="000372DF"/>
        </w:tc>
        <w:tc>
          <w:tcPr>
            <w:tcW w:w="1480" w:type="dxa"/>
            <w:tcBorders>
              <w:top w:val="nil"/>
              <w:left w:val="nil"/>
              <w:bottom w:val="nil"/>
              <w:right w:val="single" w:sz="8" w:space="0" w:color="auto"/>
            </w:tcBorders>
            <w:tcMar>
              <w:left w:w="108" w:type="dxa"/>
              <w:right w:w="108" w:type="dxa"/>
            </w:tcMar>
          </w:tcPr>
          <w:p w14:paraId="4F7301A9" w14:textId="7AA7E72D" w:rsidR="0F0D1867" w:rsidRDefault="0F0D1867" w:rsidP="0F0D1867">
            <w:pPr>
              <w:jc w:val="center"/>
            </w:pPr>
            <w:r w:rsidRPr="0F0D1867">
              <w:rPr>
                <w:rFonts w:ascii="Arial" w:eastAsia="Arial" w:hAnsi="Arial" w:cs="Arial"/>
                <w:b/>
                <w:bCs/>
                <w:color w:val="000000" w:themeColor="text1"/>
              </w:rPr>
              <w:t xml:space="preserve"> </w:t>
            </w:r>
          </w:p>
          <w:p w14:paraId="678FDADE" w14:textId="66224D1B" w:rsidR="0F0D1867" w:rsidRDefault="0F0D1867" w:rsidP="0F0D1867">
            <w:pPr>
              <w:jc w:val="center"/>
            </w:pPr>
            <w:r w:rsidRPr="0F0D1867">
              <w:rPr>
                <w:rFonts w:ascii="Arial" w:eastAsia="Arial" w:hAnsi="Arial" w:cs="Arial"/>
                <w:b/>
                <w:bCs/>
                <w:color w:val="000000" w:themeColor="text1"/>
              </w:rPr>
              <w:t>Significant</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4E8EB4C5" w14:textId="7A31FFC3" w:rsidR="0F0D1867" w:rsidRDefault="0F0D1867">
            <w:r w:rsidRPr="0F0D1867">
              <w:rPr>
                <w:rFonts w:ascii="Arial" w:eastAsia="Arial" w:hAnsi="Arial" w:cs="Arial"/>
                <w:color w:val="000000" w:themeColor="text1"/>
              </w:rPr>
              <w:t>A2</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40E67F85" w14:textId="6820F753" w:rsidR="0F0D1867" w:rsidRDefault="0F0D1867">
            <w:r w:rsidRPr="0F0D1867">
              <w:rPr>
                <w:rFonts w:ascii="Arial" w:eastAsia="Arial" w:hAnsi="Arial" w:cs="Arial"/>
                <w:color w:val="000000" w:themeColor="text1"/>
              </w:rPr>
              <w:t>C2</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5BE326D9" w14:textId="161202BD" w:rsidR="0F0D1867" w:rsidRDefault="0F0D1867">
            <w:r w:rsidRPr="0F0D1867">
              <w:rPr>
                <w:rFonts w:ascii="Arial" w:eastAsia="Arial" w:hAnsi="Arial" w:cs="Arial"/>
                <w:color w:val="000000" w:themeColor="text1"/>
              </w:rPr>
              <w:t xml:space="preserve"> </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1987BFF5" w14:textId="5C283E66" w:rsidR="0F0D1867" w:rsidRDefault="0F0D1867">
            <w:r w:rsidRPr="0F0D1867">
              <w:rPr>
                <w:rFonts w:ascii="Arial" w:eastAsia="Arial" w:hAnsi="Arial" w:cs="Arial"/>
                <w:color w:val="000000" w:themeColor="text1"/>
              </w:rPr>
              <w:t xml:space="preserve"> </w:t>
            </w:r>
          </w:p>
        </w:tc>
      </w:tr>
      <w:tr w:rsidR="0F0D1867" w14:paraId="6FBE52F6" w14:textId="77777777" w:rsidTr="226E8369">
        <w:trPr>
          <w:trHeight w:val="990"/>
        </w:trPr>
        <w:tc>
          <w:tcPr>
            <w:tcW w:w="1125" w:type="dxa"/>
            <w:vMerge/>
            <w:vAlign w:val="center"/>
          </w:tcPr>
          <w:p w14:paraId="30E04B5B" w14:textId="77777777" w:rsidR="000372DF" w:rsidRDefault="000372DF"/>
        </w:tc>
        <w:tc>
          <w:tcPr>
            <w:tcW w:w="1480" w:type="dxa"/>
            <w:tcBorders>
              <w:top w:val="nil"/>
              <w:left w:val="nil"/>
              <w:bottom w:val="nil"/>
              <w:right w:val="single" w:sz="8" w:space="0" w:color="auto"/>
            </w:tcBorders>
            <w:tcMar>
              <w:left w:w="108" w:type="dxa"/>
              <w:right w:w="108" w:type="dxa"/>
            </w:tcMar>
          </w:tcPr>
          <w:p w14:paraId="7138F1F4" w14:textId="692FC967" w:rsidR="0F0D1867" w:rsidRDefault="0F0D1867" w:rsidP="0F0D1867">
            <w:pPr>
              <w:jc w:val="center"/>
            </w:pPr>
            <w:r w:rsidRPr="0F0D1867">
              <w:rPr>
                <w:rFonts w:ascii="Arial" w:eastAsia="Arial" w:hAnsi="Arial" w:cs="Arial"/>
                <w:b/>
                <w:bCs/>
                <w:color w:val="000000" w:themeColor="text1"/>
              </w:rPr>
              <w:t xml:space="preserve"> </w:t>
            </w:r>
          </w:p>
          <w:p w14:paraId="04B78A16" w14:textId="7B877F3D" w:rsidR="0F0D1867" w:rsidRDefault="0F0D1867" w:rsidP="0F0D1867">
            <w:pPr>
              <w:jc w:val="center"/>
            </w:pPr>
            <w:r w:rsidRPr="0F0D1867">
              <w:rPr>
                <w:rFonts w:ascii="Arial" w:eastAsia="Arial" w:hAnsi="Arial" w:cs="Arial"/>
                <w:b/>
                <w:bCs/>
                <w:color w:val="000000" w:themeColor="text1"/>
              </w:rPr>
              <w:t>Moderate</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7AC8EF51" w14:textId="02180661" w:rsidR="0F0D1867" w:rsidRDefault="0F0D1867">
            <w:r w:rsidRPr="0F0D1867">
              <w:rPr>
                <w:rFonts w:ascii="Arial" w:eastAsia="Arial" w:hAnsi="Arial" w:cs="Arial"/>
                <w:color w:val="000000" w:themeColor="text1"/>
              </w:rPr>
              <w:t>C3</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616CD362" w14:textId="44DB229B" w:rsidR="0F0D1867" w:rsidRDefault="0F0D1867">
            <w:r w:rsidRPr="0F0D1867">
              <w:rPr>
                <w:rFonts w:ascii="Arial" w:eastAsia="Arial" w:hAnsi="Arial" w:cs="Arial"/>
                <w:color w:val="000000" w:themeColor="text1"/>
              </w:rPr>
              <w:t>C1</w:t>
            </w:r>
          </w:p>
          <w:p w14:paraId="0E321B0C" w14:textId="4C030FB0" w:rsidR="0F0D1867" w:rsidRDefault="0F0D1867">
            <w:r w:rsidRPr="0F0D1867">
              <w:rPr>
                <w:rFonts w:ascii="Arial" w:eastAsia="Arial" w:hAnsi="Arial" w:cs="Arial"/>
                <w:color w:val="000000" w:themeColor="text1"/>
              </w:rPr>
              <w:t>C4</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43C279CC" w14:textId="10B606D9" w:rsidR="0F0D1867" w:rsidRDefault="0F0D1867">
            <w:r w:rsidRPr="0F0D1867">
              <w:rPr>
                <w:rFonts w:ascii="Arial" w:eastAsia="Arial" w:hAnsi="Arial" w:cs="Arial"/>
                <w:color w:val="000000" w:themeColor="text1"/>
              </w:rPr>
              <w:t>D1</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7E0DE9BD" w14:textId="42159E19" w:rsidR="0F0D1867" w:rsidRDefault="0F0D1867">
            <w:r w:rsidRPr="0F0D1867">
              <w:rPr>
                <w:rFonts w:ascii="Arial" w:eastAsia="Arial" w:hAnsi="Arial" w:cs="Arial"/>
                <w:color w:val="000000" w:themeColor="text1"/>
              </w:rPr>
              <w:t>D2</w:t>
            </w:r>
          </w:p>
        </w:tc>
      </w:tr>
      <w:tr w:rsidR="0F0D1867" w14:paraId="1315568A" w14:textId="77777777" w:rsidTr="226E8369">
        <w:trPr>
          <w:trHeight w:val="990"/>
        </w:trPr>
        <w:tc>
          <w:tcPr>
            <w:tcW w:w="1125" w:type="dxa"/>
            <w:vMerge/>
            <w:vAlign w:val="center"/>
          </w:tcPr>
          <w:p w14:paraId="551621E2" w14:textId="77777777" w:rsidR="000372DF" w:rsidRDefault="000372DF"/>
        </w:tc>
        <w:tc>
          <w:tcPr>
            <w:tcW w:w="1480" w:type="dxa"/>
            <w:tcBorders>
              <w:top w:val="nil"/>
              <w:left w:val="nil"/>
              <w:bottom w:val="nil"/>
              <w:right w:val="single" w:sz="8" w:space="0" w:color="auto"/>
            </w:tcBorders>
            <w:tcMar>
              <w:left w:w="108" w:type="dxa"/>
              <w:right w:w="108" w:type="dxa"/>
            </w:tcMar>
          </w:tcPr>
          <w:p w14:paraId="4FAC89EC" w14:textId="5F862A84" w:rsidR="0F0D1867" w:rsidRDefault="0F0D1867" w:rsidP="0F0D1867">
            <w:pPr>
              <w:jc w:val="center"/>
            </w:pPr>
            <w:r w:rsidRPr="0F0D1867">
              <w:rPr>
                <w:rFonts w:ascii="Arial" w:eastAsia="Arial" w:hAnsi="Arial" w:cs="Arial"/>
                <w:b/>
                <w:bCs/>
                <w:color w:val="000000" w:themeColor="text1"/>
              </w:rPr>
              <w:t xml:space="preserve"> </w:t>
            </w:r>
          </w:p>
          <w:p w14:paraId="45EBFD42" w14:textId="44C116D6" w:rsidR="0F0D1867" w:rsidRDefault="0F0D1867" w:rsidP="0F0D1867">
            <w:pPr>
              <w:jc w:val="center"/>
            </w:pPr>
            <w:r w:rsidRPr="0F0D1867">
              <w:rPr>
                <w:rFonts w:ascii="Arial" w:eastAsia="Arial" w:hAnsi="Arial" w:cs="Arial"/>
                <w:b/>
                <w:bCs/>
                <w:color w:val="000000" w:themeColor="text1"/>
              </w:rPr>
              <w:t>Low</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3D6EE40F" w14:textId="7557108B" w:rsidR="0F0D1867" w:rsidRDefault="0F0D1867">
            <w:r w:rsidRPr="0F0D1867">
              <w:rPr>
                <w:rFonts w:ascii="Arial" w:eastAsia="Arial" w:hAnsi="Arial" w:cs="Arial"/>
                <w:color w:val="000000" w:themeColor="text1"/>
              </w:rPr>
              <w:t xml:space="preserve"> </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1E6A31AC" w14:textId="56EBC02E" w:rsidR="0F0D1867" w:rsidRDefault="0F0D1867">
            <w:r w:rsidRPr="0F0D1867">
              <w:rPr>
                <w:rFonts w:ascii="Arial" w:eastAsia="Arial" w:hAnsi="Arial" w:cs="Arial"/>
                <w:color w:val="000000" w:themeColor="text1"/>
              </w:rPr>
              <w:t>D3</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46C50775" w14:textId="30F58F53" w:rsidR="0F0D1867" w:rsidRDefault="0F0D1867">
            <w:r w:rsidRPr="0F0D1867">
              <w:rPr>
                <w:rFonts w:ascii="Arial" w:eastAsia="Arial" w:hAnsi="Arial" w:cs="Arial"/>
                <w:color w:val="000000" w:themeColor="text1"/>
              </w:rPr>
              <w:t xml:space="preserve"> </w:t>
            </w:r>
          </w:p>
        </w:tc>
        <w:tc>
          <w:tcPr>
            <w:tcW w:w="1602" w:type="dxa"/>
            <w:tcBorders>
              <w:top w:val="single" w:sz="8" w:space="0" w:color="auto"/>
              <w:left w:val="single" w:sz="8" w:space="0" w:color="auto"/>
              <w:bottom w:val="single" w:sz="8" w:space="0" w:color="auto"/>
              <w:right w:val="single" w:sz="8" w:space="0" w:color="auto"/>
            </w:tcBorders>
            <w:tcMar>
              <w:left w:w="108" w:type="dxa"/>
              <w:right w:w="108" w:type="dxa"/>
            </w:tcMar>
          </w:tcPr>
          <w:p w14:paraId="6A0E04DD" w14:textId="5615FA35" w:rsidR="0F0D1867" w:rsidRDefault="0F0D1867">
            <w:r w:rsidRPr="0F0D1867">
              <w:rPr>
                <w:rFonts w:ascii="Arial" w:eastAsia="Arial" w:hAnsi="Arial" w:cs="Arial"/>
                <w:color w:val="000000" w:themeColor="text1"/>
              </w:rPr>
              <w:t xml:space="preserve"> </w:t>
            </w:r>
          </w:p>
        </w:tc>
      </w:tr>
      <w:tr w:rsidR="0F0D1867" w14:paraId="631CBE3F" w14:textId="77777777" w:rsidTr="226E8369">
        <w:trPr>
          <w:trHeight w:val="990"/>
        </w:trPr>
        <w:tc>
          <w:tcPr>
            <w:tcW w:w="1125" w:type="dxa"/>
            <w:vMerge/>
            <w:vAlign w:val="center"/>
          </w:tcPr>
          <w:p w14:paraId="0020F0B9" w14:textId="77777777" w:rsidR="000372DF" w:rsidRDefault="000372DF"/>
        </w:tc>
        <w:tc>
          <w:tcPr>
            <w:tcW w:w="1480" w:type="dxa"/>
            <w:tcBorders>
              <w:top w:val="nil"/>
              <w:left w:val="nil"/>
              <w:bottom w:val="nil"/>
              <w:right w:val="nil"/>
            </w:tcBorders>
            <w:tcMar>
              <w:left w:w="108" w:type="dxa"/>
              <w:right w:w="108" w:type="dxa"/>
            </w:tcMar>
          </w:tcPr>
          <w:p w14:paraId="70123B1C" w14:textId="5F20B754" w:rsidR="0F0D1867" w:rsidRDefault="0F0D1867" w:rsidP="0F0D1867">
            <w:pPr>
              <w:jc w:val="center"/>
            </w:pPr>
            <w:r w:rsidRPr="0F0D1867">
              <w:rPr>
                <w:rFonts w:ascii="Arial" w:eastAsia="Arial" w:hAnsi="Arial" w:cs="Arial"/>
                <w:b/>
                <w:bCs/>
                <w:color w:val="000000" w:themeColor="text1"/>
              </w:rPr>
              <w:t xml:space="preserve"> </w:t>
            </w:r>
          </w:p>
        </w:tc>
        <w:tc>
          <w:tcPr>
            <w:tcW w:w="1602" w:type="dxa"/>
            <w:tcBorders>
              <w:top w:val="single" w:sz="8" w:space="0" w:color="auto"/>
              <w:left w:val="nil"/>
              <w:bottom w:val="nil"/>
              <w:right w:val="nil"/>
            </w:tcBorders>
            <w:tcMar>
              <w:left w:w="108" w:type="dxa"/>
              <w:right w:w="108" w:type="dxa"/>
            </w:tcMar>
          </w:tcPr>
          <w:p w14:paraId="7CD3E534" w14:textId="11CC490F" w:rsidR="0F0D1867" w:rsidRDefault="0F0D1867" w:rsidP="0F0D1867">
            <w:pPr>
              <w:jc w:val="center"/>
            </w:pPr>
            <w:r w:rsidRPr="0F0D1867">
              <w:rPr>
                <w:rFonts w:ascii="Arial" w:eastAsia="Arial" w:hAnsi="Arial" w:cs="Arial"/>
                <w:b/>
                <w:bCs/>
                <w:color w:val="000000" w:themeColor="text1"/>
              </w:rPr>
              <w:t xml:space="preserve"> </w:t>
            </w:r>
          </w:p>
          <w:p w14:paraId="5C7FE375" w14:textId="73F933B0" w:rsidR="0F0D1867" w:rsidRDefault="0F0D1867" w:rsidP="0F0D1867">
            <w:pPr>
              <w:jc w:val="center"/>
            </w:pPr>
            <w:r w:rsidRPr="0F0D1867">
              <w:rPr>
                <w:rFonts w:ascii="Arial" w:eastAsia="Arial" w:hAnsi="Arial" w:cs="Arial"/>
                <w:b/>
                <w:bCs/>
                <w:color w:val="000000" w:themeColor="text1"/>
              </w:rPr>
              <w:t>Low</w:t>
            </w:r>
          </w:p>
        </w:tc>
        <w:tc>
          <w:tcPr>
            <w:tcW w:w="1602" w:type="dxa"/>
            <w:tcBorders>
              <w:top w:val="single" w:sz="8" w:space="0" w:color="auto"/>
              <w:left w:val="nil"/>
              <w:bottom w:val="nil"/>
              <w:right w:val="nil"/>
            </w:tcBorders>
            <w:tcMar>
              <w:left w:w="108" w:type="dxa"/>
              <w:right w:w="108" w:type="dxa"/>
            </w:tcMar>
          </w:tcPr>
          <w:p w14:paraId="4F917FE9" w14:textId="7F5E5B77" w:rsidR="0F0D1867" w:rsidRDefault="0F0D1867" w:rsidP="0F0D1867">
            <w:pPr>
              <w:jc w:val="center"/>
            </w:pPr>
            <w:r w:rsidRPr="0F0D1867">
              <w:rPr>
                <w:rFonts w:ascii="Arial" w:eastAsia="Arial" w:hAnsi="Arial" w:cs="Arial"/>
                <w:b/>
                <w:bCs/>
                <w:color w:val="000000" w:themeColor="text1"/>
              </w:rPr>
              <w:t xml:space="preserve"> </w:t>
            </w:r>
          </w:p>
          <w:p w14:paraId="5E66464C" w14:textId="057166C6" w:rsidR="0F0D1867" w:rsidRDefault="0F0D1867" w:rsidP="0F0D1867">
            <w:pPr>
              <w:jc w:val="center"/>
            </w:pPr>
            <w:r w:rsidRPr="0F0D1867">
              <w:rPr>
                <w:rFonts w:ascii="Arial" w:eastAsia="Arial" w:hAnsi="Arial" w:cs="Arial"/>
                <w:b/>
                <w:bCs/>
                <w:color w:val="000000" w:themeColor="text1"/>
              </w:rPr>
              <w:t>Moderate</w:t>
            </w:r>
          </w:p>
        </w:tc>
        <w:tc>
          <w:tcPr>
            <w:tcW w:w="1602" w:type="dxa"/>
            <w:tcBorders>
              <w:top w:val="single" w:sz="8" w:space="0" w:color="auto"/>
              <w:left w:val="nil"/>
              <w:bottom w:val="nil"/>
              <w:right w:val="nil"/>
            </w:tcBorders>
            <w:tcMar>
              <w:left w:w="108" w:type="dxa"/>
              <w:right w:w="108" w:type="dxa"/>
            </w:tcMar>
          </w:tcPr>
          <w:p w14:paraId="24BCC162" w14:textId="21D1DB30" w:rsidR="0F0D1867" w:rsidRDefault="0F0D1867" w:rsidP="0F0D1867">
            <w:pPr>
              <w:jc w:val="center"/>
            </w:pPr>
            <w:r w:rsidRPr="0F0D1867">
              <w:rPr>
                <w:rFonts w:ascii="Arial" w:eastAsia="Arial" w:hAnsi="Arial" w:cs="Arial"/>
                <w:b/>
                <w:bCs/>
                <w:color w:val="000000" w:themeColor="text1"/>
              </w:rPr>
              <w:t xml:space="preserve"> </w:t>
            </w:r>
          </w:p>
          <w:p w14:paraId="160DF7F7" w14:textId="5382639E" w:rsidR="0F0D1867" w:rsidRDefault="0F0D1867" w:rsidP="0F0D1867">
            <w:pPr>
              <w:jc w:val="center"/>
            </w:pPr>
            <w:r w:rsidRPr="0F0D1867">
              <w:rPr>
                <w:rFonts w:ascii="Arial" w:eastAsia="Arial" w:hAnsi="Arial" w:cs="Arial"/>
                <w:b/>
                <w:bCs/>
                <w:color w:val="000000" w:themeColor="text1"/>
              </w:rPr>
              <w:t>Significant</w:t>
            </w:r>
          </w:p>
        </w:tc>
        <w:tc>
          <w:tcPr>
            <w:tcW w:w="1602" w:type="dxa"/>
            <w:tcBorders>
              <w:top w:val="single" w:sz="8" w:space="0" w:color="auto"/>
              <w:left w:val="nil"/>
              <w:bottom w:val="nil"/>
              <w:right w:val="nil"/>
            </w:tcBorders>
            <w:tcMar>
              <w:left w:w="108" w:type="dxa"/>
              <w:right w:w="108" w:type="dxa"/>
            </w:tcMar>
          </w:tcPr>
          <w:p w14:paraId="239BEF29" w14:textId="64EE397E" w:rsidR="0F0D1867" w:rsidRDefault="0F0D1867" w:rsidP="0F0D1867">
            <w:pPr>
              <w:jc w:val="center"/>
            </w:pPr>
            <w:r w:rsidRPr="0F0D1867">
              <w:rPr>
                <w:rFonts w:ascii="Arial" w:eastAsia="Arial" w:hAnsi="Arial" w:cs="Arial"/>
                <w:b/>
                <w:bCs/>
                <w:color w:val="000000" w:themeColor="text1"/>
              </w:rPr>
              <w:t xml:space="preserve"> </w:t>
            </w:r>
          </w:p>
          <w:p w14:paraId="3D754C08" w14:textId="33A2DAA9" w:rsidR="0F0D1867" w:rsidRDefault="0F0D1867" w:rsidP="0F0D1867">
            <w:pPr>
              <w:jc w:val="center"/>
            </w:pPr>
            <w:r w:rsidRPr="0F0D1867">
              <w:rPr>
                <w:rFonts w:ascii="Arial" w:eastAsia="Arial" w:hAnsi="Arial" w:cs="Arial"/>
                <w:b/>
                <w:bCs/>
                <w:color w:val="000000" w:themeColor="text1"/>
              </w:rPr>
              <w:t>High</w:t>
            </w:r>
          </w:p>
        </w:tc>
      </w:tr>
      <w:tr w:rsidR="0F0D1867" w14:paraId="605D5720" w14:textId="77777777" w:rsidTr="226E8369">
        <w:trPr>
          <w:trHeight w:val="480"/>
        </w:trPr>
        <w:tc>
          <w:tcPr>
            <w:tcW w:w="1125" w:type="dxa"/>
            <w:tcBorders>
              <w:top w:val="nil"/>
              <w:left w:val="nil"/>
              <w:bottom w:val="nil"/>
              <w:right w:val="nil"/>
            </w:tcBorders>
            <w:tcMar>
              <w:left w:w="108" w:type="dxa"/>
              <w:right w:w="108" w:type="dxa"/>
            </w:tcMar>
          </w:tcPr>
          <w:p w14:paraId="0E55144B" w14:textId="40B2DACD" w:rsidR="0F0D1867" w:rsidRDefault="0F0D1867">
            <w:r w:rsidRPr="0F0D1867">
              <w:rPr>
                <w:rFonts w:ascii="Arial" w:eastAsia="Arial" w:hAnsi="Arial" w:cs="Arial"/>
                <w:color w:val="000000" w:themeColor="text1"/>
              </w:rPr>
              <w:t xml:space="preserve"> </w:t>
            </w:r>
          </w:p>
        </w:tc>
        <w:tc>
          <w:tcPr>
            <w:tcW w:w="7888" w:type="dxa"/>
            <w:gridSpan w:val="5"/>
            <w:tcBorders>
              <w:top w:val="nil"/>
              <w:left w:val="nil"/>
              <w:bottom w:val="nil"/>
              <w:right w:val="nil"/>
            </w:tcBorders>
            <w:tcMar>
              <w:left w:w="108" w:type="dxa"/>
              <w:right w:w="108" w:type="dxa"/>
            </w:tcMar>
          </w:tcPr>
          <w:p w14:paraId="16BD380B" w14:textId="2AB02681" w:rsidR="0F0D1867" w:rsidRDefault="0F0D1867" w:rsidP="0F0D1867">
            <w:pPr>
              <w:jc w:val="center"/>
            </w:pPr>
            <w:r w:rsidRPr="0F0D1867">
              <w:rPr>
                <w:rFonts w:ascii="Arial" w:eastAsia="Arial" w:hAnsi="Arial" w:cs="Arial"/>
                <w:b/>
                <w:bCs/>
                <w:color w:val="000000" w:themeColor="text1"/>
                <w:sz w:val="28"/>
                <w:szCs w:val="28"/>
              </w:rPr>
              <w:t xml:space="preserve">                    Probability</w:t>
            </w:r>
          </w:p>
          <w:p w14:paraId="5C6EEC4B" w14:textId="23BBFD12" w:rsidR="0F0D1867" w:rsidRDefault="0F0D1867">
            <w:r w:rsidRPr="0F0D1867">
              <w:rPr>
                <w:rFonts w:ascii="Arial" w:eastAsia="Arial" w:hAnsi="Arial" w:cs="Arial"/>
                <w:b/>
                <w:bCs/>
                <w:color w:val="000000" w:themeColor="text1"/>
                <w:sz w:val="28"/>
                <w:szCs w:val="28"/>
              </w:rPr>
              <w:t xml:space="preserve"> </w:t>
            </w:r>
          </w:p>
          <w:p w14:paraId="176CC3F6" w14:textId="5E89070C" w:rsidR="0F0D1867" w:rsidRDefault="0F0D1867" w:rsidP="0F0D1867">
            <w:pPr>
              <w:jc w:val="both"/>
            </w:pPr>
            <w:r w:rsidRPr="0F0D1867">
              <w:rPr>
                <w:rFonts w:ascii="Arial" w:eastAsia="Arial" w:hAnsi="Arial" w:cs="Arial"/>
                <w:b/>
                <w:bCs/>
                <w:color w:val="000000" w:themeColor="text1"/>
                <w:sz w:val="28"/>
                <w:szCs w:val="28"/>
              </w:rPr>
              <w:t xml:space="preserve"> </w:t>
            </w:r>
          </w:p>
        </w:tc>
      </w:tr>
      <w:tr w:rsidR="0F0D1867" w14:paraId="0B9B6812" w14:textId="77777777" w:rsidTr="226E8369">
        <w:trPr>
          <w:trHeight w:val="480"/>
        </w:trPr>
        <w:tc>
          <w:tcPr>
            <w:tcW w:w="1125" w:type="dxa"/>
            <w:tcBorders>
              <w:top w:val="nil"/>
              <w:left w:val="nil"/>
              <w:bottom w:val="nil"/>
              <w:right w:val="nil"/>
            </w:tcBorders>
            <w:tcMar>
              <w:left w:w="108" w:type="dxa"/>
              <w:right w:w="108" w:type="dxa"/>
            </w:tcMar>
          </w:tcPr>
          <w:p w14:paraId="0585F2AB" w14:textId="5AE95530" w:rsidR="0F0D1867" w:rsidRDefault="0F0D1867">
            <w:r w:rsidRPr="0F0D1867">
              <w:rPr>
                <w:rFonts w:ascii="Arial" w:eastAsia="Arial" w:hAnsi="Arial" w:cs="Arial"/>
                <w:color w:val="000000" w:themeColor="text1"/>
              </w:rPr>
              <w:t xml:space="preserve"> </w:t>
            </w:r>
          </w:p>
        </w:tc>
        <w:tc>
          <w:tcPr>
            <w:tcW w:w="7888" w:type="dxa"/>
            <w:gridSpan w:val="5"/>
            <w:tcBorders>
              <w:top w:val="nil"/>
              <w:left w:val="nil"/>
              <w:bottom w:val="nil"/>
              <w:right w:val="nil"/>
            </w:tcBorders>
            <w:tcMar>
              <w:left w:w="108" w:type="dxa"/>
              <w:right w:w="108" w:type="dxa"/>
            </w:tcMar>
          </w:tcPr>
          <w:p w14:paraId="58EEB07C" w14:textId="6A1CD951" w:rsidR="0F0D1867" w:rsidRDefault="0F0D1867" w:rsidP="0F0D1867">
            <w:pPr>
              <w:jc w:val="center"/>
            </w:pPr>
            <w:r w:rsidRPr="0F0D1867">
              <w:rPr>
                <w:rFonts w:ascii="Arial" w:eastAsia="Arial" w:hAnsi="Arial" w:cs="Arial"/>
                <w:b/>
                <w:bCs/>
                <w:color w:val="000000" w:themeColor="text1"/>
                <w:sz w:val="28"/>
                <w:szCs w:val="28"/>
              </w:rPr>
              <w:t xml:space="preserve"> </w:t>
            </w:r>
          </w:p>
        </w:tc>
      </w:tr>
    </w:tbl>
    <w:p w14:paraId="49E720CF" w14:textId="235E816B" w:rsidR="6191B159" w:rsidRDefault="6191B159">
      <w:r w:rsidRPr="0F0D1867">
        <w:rPr>
          <w:rFonts w:ascii="Arial" w:eastAsia="Arial" w:hAnsi="Arial" w:cs="Arial"/>
          <w:color w:val="000000" w:themeColor="text1"/>
        </w:rPr>
        <w:t>Macrosoft has determined that items B2, A1, B1 and D2 are the most prevalent risks to FlyDream Air’s lounge booking system. The items all have a combination of varying degrees of moderate to high impact severity and moderate to high probability. These prominent risks are summarised and contain aspects of volatile project requirements, unfeasible project requirements and the project not finishing in time. Macrosoft has prioritised these risks and decided to strengthen risk mitigation strategies in the areas relating to project requirements and time management.</w:t>
      </w:r>
    </w:p>
    <w:p w14:paraId="62B4D152" w14:textId="3120A59C" w:rsidR="6191B159" w:rsidRDefault="6191B159">
      <w:r w:rsidRPr="0F0D1867">
        <w:rPr>
          <w:rFonts w:ascii="Arial" w:eastAsia="Arial" w:hAnsi="Arial" w:cs="Arial"/>
          <w:color w:val="000000" w:themeColor="text1"/>
        </w:rPr>
        <w:t xml:space="preserve"> </w:t>
      </w:r>
    </w:p>
    <w:p w14:paraId="4022150E" w14:textId="398A7390" w:rsidR="6191B159" w:rsidRDefault="6191B159">
      <w:r w:rsidRPr="0F0D1867">
        <w:rPr>
          <w:rFonts w:ascii="Arial" w:eastAsia="Arial" w:hAnsi="Arial" w:cs="Arial"/>
          <w:color w:val="000000" w:themeColor="text1"/>
        </w:rPr>
        <w:t xml:space="preserve"> </w:t>
      </w:r>
    </w:p>
    <w:p w14:paraId="282A2BC1" w14:textId="6B348706" w:rsidR="6191B159" w:rsidRDefault="6191B159">
      <w:r w:rsidRPr="0F0D1867">
        <w:rPr>
          <w:rFonts w:ascii="Arial" w:eastAsia="Arial" w:hAnsi="Arial" w:cs="Arial"/>
          <w:color w:val="000000" w:themeColor="text1"/>
        </w:rPr>
        <w:t xml:space="preserve"> </w:t>
      </w:r>
    </w:p>
    <w:p w14:paraId="43B79502" w14:textId="09FAEF9D" w:rsidR="0F0D1867" w:rsidRDefault="0F0D1867" w:rsidP="0F0D1867">
      <w:pPr>
        <w:rPr>
          <w:rFonts w:ascii="Arial" w:eastAsia="Arial" w:hAnsi="Arial" w:cs="Arial"/>
          <w:b/>
          <w:bCs/>
          <w:color w:val="000000" w:themeColor="text1"/>
        </w:rPr>
      </w:pPr>
    </w:p>
    <w:p w14:paraId="19E79A8D" w14:textId="211462FC" w:rsidR="6191B159" w:rsidRDefault="6191B159" w:rsidP="75C8A563">
      <w:pPr>
        <w:pStyle w:val="Heading2"/>
      </w:pPr>
      <w:bookmarkStart w:id="17" w:name="_Toc203641516"/>
      <w:r>
        <w:t>Risk Mitigation</w:t>
      </w:r>
      <w:bookmarkEnd w:id="17"/>
      <w:r>
        <w:t xml:space="preserve"> </w:t>
      </w:r>
    </w:p>
    <w:p w14:paraId="212806F0" w14:textId="66CE31CB" w:rsidR="6191B159" w:rsidRDefault="6191B159">
      <w:r w:rsidRPr="0F0D1867">
        <w:rPr>
          <w:rFonts w:ascii="Arial" w:eastAsia="Arial" w:hAnsi="Arial" w:cs="Arial"/>
          <w:b/>
          <w:bCs/>
          <w:color w:val="000000" w:themeColor="text1"/>
        </w:rPr>
        <w:t xml:space="preserve"> </w:t>
      </w:r>
    </w:p>
    <w:p w14:paraId="671DA1EB" w14:textId="182B1EC8" w:rsidR="6191B159" w:rsidRDefault="6191B159">
      <w:r w:rsidRPr="0F0D1867">
        <w:rPr>
          <w:rFonts w:ascii="Arial" w:eastAsia="Arial" w:hAnsi="Arial" w:cs="Arial"/>
          <w:color w:val="000000" w:themeColor="text1"/>
        </w:rPr>
        <w:t>Macrosoft has evaluated the risks mentioned in the identification step and has created mitigation strategies for them all. Additionally, a strong emphasis was placed on the creation of the strategies concerned with project requirements and time management, areas outlined from the risk assessment.</w:t>
      </w:r>
    </w:p>
    <w:p w14:paraId="36E4E008" w14:textId="52C3FC1B" w:rsidR="6191B159" w:rsidRDefault="6191B159">
      <w:r w:rsidRPr="0F0D1867">
        <w:rPr>
          <w:rFonts w:ascii="Arial" w:eastAsia="Arial" w:hAnsi="Arial" w:cs="Arial"/>
          <w:color w:val="000000" w:themeColor="text1"/>
        </w:rPr>
        <w:t>The following table is a complete list of the risks identified and their respective mitigation strategies:</w:t>
      </w:r>
    </w:p>
    <w:p w14:paraId="2F7CC5C1" w14:textId="0B380ACF" w:rsidR="6191B159" w:rsidRDefault="6191B159">
      <w:r w:rsidRPr="0F0D1867">
        <w:rPr>
          <w:rFonts w:ascii="Arial" w:eastAsia="Arial" w:hAnsi="Arial" w:cs="Arial"/>
          <w:b/>
          <w:bCs/>
          <w:color w:val="000000" w:themeColor="text1"/>
        </w:rPr>
        <w:t xml:space="preserve"> </w:t>
      </w:r>
    </w:p>
    <w:tbl>
      <w:tblPr>
        <w:tblStyle w:val="TableGrid"/>
        <w:tblW w:w="9015" w:type="dxa"/>
        <w:tblLayout w:type="fixed"/>
        <w:tblLook w:val="04A0" w:firstRow="1" w:lastRow="0" w:firstColumn="1" w:lastColumn="0" w:noHBand="0" w:noVBand="1"/>
      </w:tblPr>
      <w:tblGrid>
        <w:gridCol w:w="1710"/>
        <w:gridCol w:w="645"/>
        <w:gridCol w:w="2190"/>
        <w:gridCol w:w="4470"/>
      </w:tblGrid>
      <w:tr w:rsidR="0F0D1867" w14:paraId="6D22D011"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7E4922E4" w14:textId="1C4B2D78" w:rsidR="0F0D1867" w:rsidRDefault="0F0D1867">
            <w:r w:rsidRPr="0F0D1867">
              <w:rPr>
                <w:rFonts w:ascii="Arial" w:eastAsia="Arial" w:hAnsi="Arial" w:cs="Arial"/>
                <w:b/>
                <w:bCs/>
                <w:color w:val="000000" w:themeColor="text1"/>
              </w:rPr>
              <w:t>Category</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4D151475" w14:textId="24C981EC" w:rsidR="0F0D1867" w:rsidRDefault="0F0D1867">
            <w:r w:rsidRPr="0F0D1867">
              <w:rPr>
                <w:rFonts w:ascii="Arial" w:eastAsia="Arial" w:hAnsi="Arial" w:cs="Arial"/>
                <w:b/>
                <w:bCs/>
                <w:color w:val="000000" w:themeColor="text1"/>
              </w:rPr>
              <w:t>ID</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269E979B" w14:textId="6C3CFA92" w:rsidR="0F0D1867" w:rsidRDefault="0F0D1867">
            <w:r w:rsidRPr="0F0D1867">
              <w:rPr>
                <w:rFonts w:ascii="Arial" w:eastAsia="Arial" w:hAnsi="Arial" w:cs="Arial"/>
                <w:b/>
                <w:bCs/>
                <w:color w:val="000000" w:themeColor="text1"/>
              </w:rPr>
              <w:t>Risk Description</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56A16226" w14:textId="0D56659C" w:rsidR="0F0D1867" w:rsidRDefault="0F0D1867">
            <w:r w:rsidRPr="0F0D1867">
              <w:rPr>
                <w:rFonts w:ascii="Arial" w:eastAsia="Arial" w:hAnsi="Arial" w:cs="Arial"/>
                <w:b/>
                <w:bCs/>
                <w:color w:val="000000" w:themeColor="text1"/>
              </w:rPr>
              <w:t>Mitigation Strategies</w:t>
            </w:r>
          </w:p>
        </w:tc>
      </w:tr>
      <w:tr w:rsidR="0F0D1867" w14:paraId="62F0400A"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7287C31A" w14:textId="6270A5A6" w:rsidR="0F0D1867" w:rsidRDefault="0F0D1867">
            <w:r w:rsidRPr="0F0D1867">
              <w:rPr>
                <w:rFonts w:ascii="Arial" w:eastAsia="Arial" w:hAnsi="Arial" w:cs="Arial"/>
                <w:color w:val="000000" w:themeColor="text1"/>
              </w:rPr>
              <w:t xml:space="preserve"> </w:t>
            </w:r>
          </w:p>
          <w:p w14:paraId="1A67AE9D" w14:textId="114524D7" w:rsidR="0F0D1867" w:rsidRDefault="0F0D1867">
            <w:r w:rsidRPr="0F0D1867">
              <w:rPr>
                <w:rFonts w:ascii="Arial" w:eastAsia="Arial" w:hAnsi="Arial" w:cs="Arial"/>
                <w:color w:val="000000" w:themeColor="text1"/>
              </w:rPr>
              <w:t xml:space="preserve"> </w:t>
            </w:r>
          </w:p>
          <w:p w14:paraId="7AF2AE04" w14:textId="3066DDE3" w:rsidR="0F0D1867" w:rsidRDefault="0F0D1867">
            <w:r w:rsidRPr="0F0D1867">
              <w:rPr>
                <w:rFonts w:ascii="Arial" w:eastAsia="Arial" w:hAnsi="Arial" w:cs="Arial"/>
                <w:color w:val="000000" w:themeColor="text1"/>
              </w:rPr>
              <w:t>Technical</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3C0A0BD4" w14:textId="5A6A5E8D" w:rsidR="0F0D1867" w:rsidRDefault="0F0D1867">
            <w:r w:rsidRPr="0F0D1867">
              <w:rPr>
                <w:rFonts w:ascii="Arial" w:eastAsia="Arial" w:hAnsi="Arial" w:cs="Arial"/>
                <w:color w:val="000000" w:themeColor="text1"/>
              </w:rPr>
              <w:t xml:space="preserve"> </w:t>
            </w:r>
          </w:p>
          <w:p w14:paraId="75F38C3F" w14:textId="256C32D7" w:rsidR="0F0D1867" w:rsidRDefault="0F0D1867">
            <w:r w:rsidRPr="0F0D1867">
              <w:rPr>
                <w:rFonts w:ascii="Arial" w:eastAsia="Arial" w:hAnsi="Arial" w:cs="Arial"/>
                <w:color w:val="000000" w:themeColor="text1"/>
              </w:rPr>
              <w:t xml:space="preserve"> </w:t>
            </w:r>
          </w:p>
          <w:p w14:paraId="5BACC615" w14:textId="4A03B360" w:rsidR="0F0D1867" w:rsidRDefault="0F0D1867">
            <w:r w:rsidRPr="0F0D1867">
              <w:rPr>
                <w:rFonts w:ascii="Arial" w:eastAsia="Arial" w:hAnsi="Arial" w:cs="Arial"/>
                <w:color w:val="000000" w:themeColor="text1"/>
              </w:rPr>
              <w:t>A1</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5645A691" w14:textId="4A744AB2" w:rsidR="0F0D1867" w:rsidRDefault="0F0D1867">
            <w:r w:rsidRPr="0F0D1867">
              <w:rPr>
                <w:rFonts w:ascii="Arial" w:eastAsia="Arial" w:hAnsi="Arial" w:cs="Arial"/>
                <w:color w:val="000000" w:themeColor="text1"/>
              </w:rPr>
              <w:t>Delivered product’s function doesn’t achieve project requirements.</w:t>
            </w:r>
          </w:p>
          <w:p w14:paraId="1B41511B" w14:textId="2C51580C"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2291B4B" w14:textId="5B3004AA" w:rsidR="0F0D1867" w:rsidRDefault="0F0D1867" w:rsidP="00BE1FBB">
            <w:pPr>
              <w:pStyle w:val="ListParagraph"/>
              <w:numPr>
                <w:ilvl w:val="0"/>
                <w:numId w:val="24"/>
              </w:numPr>
              <w:rPr>
                <w:rFonts w:ascii="Arial" w:eastAsia="Arial" w:hAnsi="Arial" w:cs="Arial"/>
                <w:color w:val="000000" w:themeColor="text1"/>
              </w:rPr>
            </w:pPr>
            <w:r w:rsidRPr="0F0D1867">
              <w:rPr>
                <w:rFonts w:ascii="Arial" w:eastAsia="Arial" w:hAnsi="Arial" w:cs="Arial"/>
                <w:color w:val="000000" w:themeColor="text1"/>
              </w:rPr>
              <w:t>Weekly meetings, assess development progress.</w:t>
            </w:r>
          </w:p>
          <w:p w14:paraId="2E5A82C9" w14:textId="79308C9C" w:rsidR="0F0D1867" w:rsidRDefault="0F0D1867" w:rsidP="00BE1FBB">
            <w:pPr>
              <w:pStyle w:val="ListParagraph"/>
              <w:numPr>
                <w:ilvl w:val="0"/>
                <w:numId w:val="24"/>
              </w:numPr>
              <w:rPr>
                <w:rFonts w:ascii="Arial" w:eastAsia="Arial" w:hAnsi="Arial" w:cs="Arial"/>
                <w:color w:val="000000" w:themeColor="text1"/>
              </w:rPr>
            </w:pPr>
            <w:r w:rsidRPr="0F0D1867">
              <w:rPr>
                <w:rFonts w:ascii="Arial" w:eastAsia="Arial" w:hAnsi="Arial" w:cs="Arial"/>
                <w:color w:val="000000" w:themeColor="text1"/>
              </w:rPr>
              <w:t>Clear goals.</w:t>
            </w:r>
          </w:p>
          <w:p w14:paraId="46736EC0" w14:textId="1A6E1B4B" w:rsidR="0F0D1867" w:rsidRDefault="0F0D1867" w:rsidP="00BE1FBB">
            <w:pPr>
              <w:pStyle w:val="ListParagraph"/>
              <w:numPr>
                <w:ilvl w:val="0"/>
                <w:numId w:val="24"/>
              </w:numPr>
              <w:rPr>
                <w:rFonts w:ascii="Arial" w:eastAsia="Arial" w:hAnsi="Arial" w:cs="Arial"/>
                <w:color w:val="000000" w:themeColor="text1"/>
              </w:rPr>
            </w:pPr>
            <w:r w:rsidRPr="0F0D1867">
              <w:rPr>
                <w:rFonts w:ascii="Arial" w:eastAsia="Arial" w:hAnsi="Arial" w:cs="Arial"/>
                <w:color w:val="000000" w:themeColor="text1"/>
              </w:rPr>
              <w:t>Project state re-assessed at milestones.</w:t>
            </w:r>
          </w:p>
        </w:tc>
      </w:tr>
      <w:tr w:rsidR="0F0D1867" w14:paraId="7A397BEB"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47D0691A" w14:textId="66141D75" w:rsidR="0F0D1867" w:rsidRDefault="0F0D1867">
            <w:r w:rsidRPr="0F0D1867">
              <w:rPr>
                <w:rFonts w:ascii="Arial" w:eastAsia="Arial" w:hAnsi="Arial" w:cs="Arial"/>
                <w:color w:val="000000" w:themeColor="text1"/>
              </w:rPr>
              <w:t xml:space="preserve"> </w:t>
            </w:r>
          </w:p>
          <w:p w14:paraId="13EEF364" w14:textId="5830A39B" w:rsidR="0F0D1867" w:rsidRDefault="0F0D1867">
            <w:r w:rsidRPr="0F0D1867">
              <w:rPr>
                <w:rFonts w:ascii="Arial" w:eastAsia="Arial" w:hAnsi="Arial" w:cs="Arial"/>
                <w:color w:val="000000" w:themeColor="text1"/>
              </w:rPr>
              <w:t>Technical</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6E286558" w14:textId="5E8D0CAD" w:rsidR="0F0D1867" w:rsidRDefault="0F0D1867">
            <w:r w:rsidRPr="0F0D1867">
              <w:rPr>
                <w:rFonts w:ascii="Arial" w:eastAsia="Arial" w:hAnsi="Arial" w:cs="Arial"/>
                <w:color w:val="000000" w:themeColor="text1"/>
              </w:rPr>
              <w:t>A2</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7941870B" w14:textId="3EF5D1A8" w:rsidR="0F0D1867" w:rsidRDefault="0F0D1867">
            <w:r w:rsidRPr="0F0D1867">
              <w:rPr>
                <w:rFonts w:ascii="Arial" w:eastAsia="Arial" w:hAnsi="Arial" w:cs="Arial"/>
                <w:color w:val="000000" w:themeColor="text1"/>
              </w:rPr>
              <w:t>New system won’t integrate with existing system.</w:t>
            </w:r>
          </w:p>
          <w:p w14:paraId="0F586385" w14:textId="2084CEA9"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4FF6ABA1" w14:textId="68ACBD58"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Ensure development compliments existing system.</w:t>
            </w:r>
          </w:p>
          <w:p w14:paraId="30A4B6B0" w14:textId="4357857B"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Prepare thorough implementation plan.</w:t>
            </w:r>
          </w:p>
          <w:p w14:paraId="7F7CF030" w14:textId="3C0C0FDD"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Prepare maintenance plan.</w:t>
            </w:r>
          </w:p>
        </w:tc>
      </w:tr>
      <w:tr w:rsidR="0F0D1867" w14:paraId="09BF5B23"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2A669699" w14:textId="28D1C830" w:rsidR="0F0D1867" w:rsidRDefault="0F0D1867">
            <w:r w:rsidRPr="0F0D1867">
              <w:rPr>
                <w:rFonts w:ascii="Arial" w:eastAsia="Arial" w:hAnsi="Arial" w:cs="Arial"/>
                <w:color w:val="000000" w:themeColor="text1"/>
              </w:rPr>
              <w:t>Technical</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7A77F5C5" w14:textId="5E1387F4" w:rsidR="0F0D1867" w:rsidRDefault="0F0D1867">
            <w:r w:rsidRPr="0F0D1867">
              <w:rPr>
                <w:rFonts w:ascii="Arial" w:eastAsia="Arial" w:hAnsi="Arial" w:cs="Arial"/>
                <w:color w:val="000000" w:themeColor="text1"/>
              </w:rPr>
              <w:t>A3</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391BB1FD" w14:textId="78D138F4" w:rsidR="0F0D1867" w:rsidRDefault="0F0D1867">
            <w:r w:rsidRPr="0F0D1867">
              <w:rPr>
                <w:rFonts w:ascii="Arial" w:eastAsia="Arial" w:hAnsi="Arial" w:cs="Arial"/>
                <w:color w:val="000000" w:themeColor="text1"/>
              </w:rPr>
              <w:t>The project is too complex.</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080F3AB1" w14:textId="55B4BCD1"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Limit project scope if necessary.</w:t>
            </w:r>
          </w:p>
          <w:p w14:paraId="69D67C27" w14:textId="5C377752"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Hire additional project members with appropriate skillset.</w:t>
            </w:r>
          </w:p>
        </w:tc>
      </w:tr>
      <w:tr w:rsidR="0F0D1867" w14:paraId="127630C4"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5F36D6B2" w14:textId="64FD757C" w:rsidR="0F0D1867" w:rsidRDefault="0F0D1867">
            <w:r w:rsidRPr="0F0D1867">
              <w:rPr>
                <w:rFonts w:ascii="Arial" w:eastAsia="Arial" w:hAnsi="Arial" w:cs="Arial"/>
                <w:color w:val="000000" w:themeColor="text1"/>
              </w:rPr>
              <w:t xml:space="preserve"> </w:t>
            </w:r>
          </w:p>
          <w:p w14:paraId="7ADFA25E" w14:textId="424CC9EE" w:rsidR="0F0D1867" w:rsidRDefault="0F0D1867">
            <w:r w:rsidRPr="0F0D1867">
              <w:rPr>
                <w:rFonts w:ascii="Arial" w:eastAsia="Arial" w:hAnsi="Arial" w:cs="Arial"/>
                <w:color w:val="000000" w:themeColor="text1"/>
              </w:rPr>
              <w:t>Requirements</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7639BA40" w14:textId="70EBEC26" w:rsidR="0F0D1867" w:rsidRDefault="0F0D1867">
            <w:r w:rsidRPr="0F0D1867">
              <w:rPr>
                <w:rFonts w:ascii="Arial" w:eastAsia="Arial" w:hAnsi="Arial" w:cs="Arial"/>
                <w:color w:val="000000" w:themeColor="text1"/>
              </w:rPr>
              <w:t>B1</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011CF549" w14:textId="62F7AD42" w:rsidR="0F0D1867" w:rsidRDefault="0F0D1867">
            <w:r w:rsidRPr="0F0D1867">
              <w:rPr>
                <w:rFonts w:ascii="Arial" w:eastAsia="Arial" w:hAnsi="Arial" w:cs="Arial"/>
                <w:color w:val="000000" w:themeColor="text1"/>
              </w:rPr>
              <w:t>Everchanging project requirements.</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1AA192E3" w14:textId="7ECC1D25"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Efficiently communicate with stakeholder(s).</w:t>
            </w:r>
          </w:p>
          <w:p w14:paraId="4CF2A801" w14:textId="0076F254"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Weekly meetings to keep project team updated.</w:t>
            </w:r>
          </w:p>
        </w:tc>
      </w:tr>
      <w:tr w:rsidR="0F0D1867" w14:paraId="0B874521"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0E42DE58" w14:textId="703921B0" w:rsidR="0F0D1867" w:rsidRDefault="0F0D1867">
            <w:r w:rsidRPr="0F0D1867">
              <w:rPr>
                <w:rFonts w:ascii="Arial" w:eastAsia="Arial" w:hAnsi="Arial" w:cs="Arial"/>
                <w:color w:val="000000" w:themeColor="text1"/>
              </w:rPr>
              <w:t>Requirements</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2C8FC3BA" w14:textId="4D605BC9" w:rsidR="0F0D1867" w:rsidRDefault="0F0D1867">
            <w:r w:rsidRPr="0F0D1867">
              <w:rPr>
                <w:rFonts w:ascii="Arial" w:eastAsia="Arial" w:hAnsi="Arial" w:cs="Arial"/>
                <w:color w:val="000000" w:themeColor="text1"/>
              </w:rPr>
              <w:t>B2</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3B5D4789" w14:textId="1AE0FF00" w:rsidR="0F0D1867" w:rsidRDefault="0F0D1867">
            <w:r w:rsidRPr="0F0D1867">
              <w:rPr>
                <w:rFonts w:ascii="Arial" w:eastAsia="Arial" w:hAnsi="Arial" w:cs="Arial"/>
                <w:color w:val="000000" w:themeColor="text1"/>
              </w:rPr>
              <w:t>Unfeasible requirement changes.</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0711E64" w14:textId="3F5D92B5"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Communicate prepared feasibility assessment towards stakeholder(s).</w:t>
            </w:r>
          </w:p>
        </w:tc>
      </w:tr>
      <w:tr w:rsidR="0F0D1867" w14:paraId="16423D20"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21B581E4" w14:textId="0075335C" w:rsidR="0F0D1867" w:rsidRDefault="0F0D1867">
            <w:r w:rsidRPr="0F0D1867">
              <w:rPr>
                <w:rFonts w:ascii="Arial" w:eastAsia="Arial" w:hAnsi="Arial" w:cs="Arial"/>
                <w:color w:val="000000" w:themeColor="text1"/>
              </w:rPr>
              <w:t>People</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27C1DD31" w14:textId="0DEE0378" w:rsidR="0F0D1867" w:rsidRDefault="0F0D1867">
            <w:r w:rsidRPr="0F0D1867">
              <w:rPr>
                <w:rFonts w:ascii="Arial" w:eastAsia="Arial" w:hAnsi="Arial" w:cs="Arial"/>
                <w:color w:val="000000" w:themeColor="text1"/>
              </w:rPr>
              <w:t>C1</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6413C9F1" w14:textId="0B6D2B5F" w:rsidR="0F0D1867" w:rsidRDefault="0F0D1867">
            <w:r w:rsidRPr="0F0D1867">
              <w:rPr>
                <w:rFonts w:ascii="Arial" w:eastAsia="Arial" w:hAnsi="Arial" w:cs="Arial"/>
                <w:color w:val="000000" w:themeColor="text1"/>
              </w:rPr>
              <w:t>Team-member absences delaying project.</w:t>
            </w:r>
          </w:p>
          <w:p w14:paraId="57B13C8B" w14:textId="797A358D"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7878C71" w14:textId="2C32FC52"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Distribute workload evenly amongst remaining team-members.</w:t>
            </w:r>
          </w:p>
          <w:p w14:paraId="10D9DA18" w14:textId="6805DC17"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Project lead informed of absences promptly.</w:t>
            </w:r>
          </w:p>
        </w:tc>
      </w:tr>
      <w:tr w:rsidR="0F0D1867" w14:paraId="2982E069"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62885A25" w14:textId="36DC02A1" w:rsidR="0F0D1867" w:rsidRDefault="0F0D1867">
            <w:r w:rsidRPr="0F0D1867">
              <w:rPr>
                <w:rFonts w:ascii="Arial" w:eastAsia="Arial" w:hAnsi="Arial" w:cs="Arial"/>
                <w:color w:val="000000" w:themeColor="text1"/>
              </w:rPr>
              <w:t>People</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1D9FB9C3" w14:textId="23D57D67" w:rsidR="0F0D1867" w:rsidRDefault="0F0D1867">
            <w:r w:rsidRPr="0F0D1867">
              <w:rPr>
                <w:rFonts w:ascii="Arial" w:eastAsia="Arial" w:hAnsi="Arial" w:cs="Arial"/>
                <w:color w:val="000000" w:themeColor="text1"/>
              </w:rPr>
              <w:t>C2</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3E94D52E" w14:textId="02E8F020" w:rsidR="0F0D1867" w:rsidRDefault="0F0D1867">
            <w:r w:rsidRPr="0F0D1867">
              <w:rPr>
                <w:rFonts w:ascii="Arial" w:eastAsia="Arial" w:hAnsi="Arial" w:cs="Arial"/>
                <w:color w:val="000000" w:themeColor="text1"/>
              </w:rPr>
              <w:t>Low productivity.</w:t>
            </w:r>
          </w:p>
          <w:p w14:paraId="3CFC9628" w14:textId="13971B48"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577FBA71" w14:textId="62356EF7" w:rsidR="0F0D1867" w:rsidRDefault="0F0D1867" w:rsidP="00BE1FBB">
            <w:pPr>
              <w:pStyle w:val="ListParagraph"/>
              <w:numPr>
                <w:ilvl w:val="0"/>
                <w:numId w:val="22"/>
              </w:numPr>
              <w:rPr>
                <w:rFonts w:ascii="Arial" w:eastAsia="Arial" w:hAnsi="Arial" w:cs="Arial"/>
                <w:color w:val="000000" w:themeColor="text1"/>
              </w:rPr>
            </w:pPr>
            <w:r w:rsidRPr="0F0D1867">
              <w:rPr>
                <w:rFonts w:ascii="Arial" w:eastAsia="Arial" w:hAnsi="Arial" w:cs="Arial"/>
                <w:color w:val="000000" w:themeColor="text1"/>
              </w:rPr>
              <w:t>Implement methods to promote involvement and team cohesion.</w:t>
            </w:r>
          </w:p>
          <w:p w14:paraId="563D8EE3" w14:textId="22BAA9A7" w:rsidR="0F0D1867" w:rsidRDefault="0F0D1867" w:rsidP="00BE1FBB">
            <w:pPr>
              <w:pStyle w:val="ListParagraph"/>
              <w:numPr>
                <w:ilvl w:val="0"/>
                <w:numId w:val="22"/>
              </w:numPr>
              <w:rPr>
                <w:rFonts w:ascii="Arial" w:eastAsia="Arial" w:hAnsi="Arial" w:cs="Arial"/>
                <w:color w:val="000000" w:themeColor="text1"/>
              </w:rPr>
            </w:pPr>
            <w:r w:rsidRPr="0F0D1867">
              <w:rPr>
                <w:rFonts w:ascii="Arial" w:eastAsia="Arial" w:hAnsi="Arial" w:cs="Arial"/>
                <w:color w:val="000000" w:themeColor="text1"/>
              </w:rPr>
              <w:t>Communicate team expectations.</w:t>
            </w:r>
          </w:p>
        </w:tc>
      </w:tr>
      <w:tr w:rsidR="0F0D1867" w14:paraId="11BA8B5D"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151842F8" w14:textId="751E7BE0" w:rsidR="0F0D1867" w:rsidRDefault="0F0D1867">
            <w:r w:rsidRPr="0F0D1867">
              <w:rPr>
                <w:rFonts w:ascii="Arial" w:eastAsia="Arial" w:hAnsi="Arial" w:cs="Arial"/>
                <w:color w:val="000000" w:themeColor="text1"/>
              </w:rPr>
              <w:t>People</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4A37451C" w14:textId="720D4C1C" w:rsidR="0F0D1867" w:rsidRDefault="0F0D1867">
            <w:r w:rsidRPr="0F0D1867">
              <w:rPr>
                <w:rFonts w:ascii="Arial" w:eastAsia="Arial" w:hAnsi="Arial" w:cs="Arial"/>
                <w:color w:val="000000" w:themeColor="text1"/>
              </w:rPr>
              <w:t>C3</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6D604578" w14:textId="0EA62B9C" w:rsidR="0F0D1867" w:rsidRDefault="0F0D1867">
            <w:r w:rsidRPr="0F0D1867">
              <w:rPr>
                <w:rFonts w:ascii="Arial" w:eastAsia="Arial" w:hAnsi="Arial" w:cs="Arial"/>
                <w:color w:val="000000" w:themeColor="text1"/>
              </w:rPr>
              <w:t>Insufficient skills or training.</w:t>
            </w:r>
          </w:p>
          <w:p w14:paraId="62FBE96D" w14:textId="030E6579"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499FF4E" w14:textId="5B74325E"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Provide training in any new technologies required for development.</w:t>
            </w:r>
          </w:p>
          <w:p w14:paraId="376F4EB8" w14:textId="609AE9D6"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Ensure project team has diverse set of skills.</w:t>
            </w:r>
          </w:p>
        </w:tc>
      </w:tr>
      <w:tr w:rsidR="0F0D1867" w14:paraId="2690523E"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3ED12AE9" w14:textId="1E8FA41F" w:rsidR="0F0D1867" w:rsidRDefault="0F0D1867">
            <w:r w:rsidRPr="0F0D1867">
              <w:rPr>
                <w:rFonts w:ascii="Arial" w:eastAsia="Arial" w:hAnsi="Arial" w:cs="Arial"/>
                <w:color w:val="000000" w:themeColor="text1"/>
              </w:rPr>
              <w:t>People</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66FA049F" w14:textId="737BBB31" w:rsidR="0F0D1867" w:rsidRDefault="0F0D1867">
            <w:r w:rsidRPr="0F0D1867">
              <w:rPr>
                <w:rFonts w:ascii="Arial" w:eastAsia="Arial" w:hAnsi="Arial" w:cs="Arial"/>
                <w:color w:val="000000" w:themeColor="text1"/>
              </w:rPr>
              <w:t>C4</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7466209B" w14:textId="3573BC13" w:rsidR="0F0D1867" w:rsidRDefault="0F0D1867">
            <w:r w:rsidRPr="0F0D1867">
              <w:rPr>
                <w:rFonts w:ascii="Arial" w:eastAsia="Arial" w:hAnsi="Arial" w:cs="Arial"/>
                <w:color w:val="000000" w:themeColor="text1"/>
              </w:rPr>
              <w:t>Unforeseen, non-work-related circumstances resulting in team absences.</w:t>
            </w:r>
          </w:p>
          <w:p w14:paraId="1FBA62AE" w14:textId="1E000598"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4E3A494" w14:textId="53E56FFC"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Distribute workload evenly amongst remaining team-members.</w:t>
            </w:r>
          </w:p>
          <w:p w14:paraId="697EE299" w14:textId="046BED26"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Utilise project slack if necessary.</w:t>
            </w:r>
          </w:p>
          <w:p w14:paraId="72CF5DC6" w14:textId="314DC584" w:rsidR="0F0D1867" w:rsidRDefault="0F0D1867" w:rsidP="00BE1FBB">
            <w:pPr>
              <w:pStyle w:val="ListParagraph"/>
              <w:numPr>
                <w:ilvl w:val="0"/>
                <w:numId w:val="23"/>
              </w:numPr>
              <w:rPr>
                <w:rFonts w:ascii="Arial" w:eastAsia="Arial" w:hAnsi="Arial" w:cs="Arial"/>
                <w:color w:val="000000" w:themeColor="text1"/>
              </w:rPr>
            </w:pPr>
            <w:r w:rsidRPr="0F0D1867">
              <w:rPr>
                <w:rFonts w:ascii="Arial" w:eastAsia="Arial" w:hAnsi="Arial" w:cs="Arial"/>
                <w:color w:val="000000" w:themeColor="text1"/>
              </w:rPr>
              <w:t>Propose overtime work.</w:t>
            </w:r>
          </w:p>
        </w:tc>
      </w:tr>
      <w:tr w:rsidR="0F0D1867" w14:paraId="2E487B33"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27D58DB7" w14:textId="02B23A5E" w:rsidR="0F0D1867" w:rsidRDefault="0F0D1867">
            <w:r w:rsidRPr="0F0D1867">
              <w:rPr>
                <w:rFonts w:ascii="Arial" w:eastAsia="Arial" w:hAnsi="Arial" w:cs="Arial"/>
                <w:color w:val="000000" w:themeColor="text1"/>
              </w:rPr>
              <w:t>People</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53DE660A" w14:textId="691AC780" w:rsidR="0F0D1867" w:rsidRDefault="0F0D1867">
            <w:r w:rsidRPr="0F0D1867">
              <w:rPr>
                <w:rFonts w:ascii="Arial" w:eastAsia="Arial" w:hAnsi="Arial" w:cs="Arial"/>
                <w:color w:val="000000" w:themeColor="text1"/>
              </w:rPr>
              <w:t>C5</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6F80BC0E" w14:textId="55DF5401" w:rsidR="0F0D1867" w:rsidRDefault="0F0D1867">
            <w:r w:rsidRPr="0F0D1867">
              <w:rPr>
                <w:rFonts w:ascii="Arial" w:eastAsia="Arial" w:hAnsi="Arial" w:cs="Arial"/>
                <w:color w:val="000000" w:themeColor="text1"/>
              </w:rPr>
              <w:t>Insufficient communication leading to confusion.</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106CB36A" w14:textId="18477EED" w:rsidR="0F0D1867" w:rsidRDefault="0F0D1867" w:rsidP="00BE1FBB">
            <w:pPr>
              <w:pStyle w:val="ListParagraph"/>
              <w:numPr>
                <w:ilvl w:val="0"/>
                <w:numId w:val="21"/>
              </w:numPr>
              <w:rPr>
                <w:rFonts w:ascii="Arial" w:eastAsia="Arial" w:hAnsi="Arial" w:cs="Arial"/>
                <w:color w:val="000000" w:themeColor="text1"/>
              </w:rPr>
            </w:pPr>
            <w:r w:rsidRPr="0F0D1867">
              <w:rPr>
                <w:rFonts w:ascii="Arial" w:eastAsia="Arial" w:hAnsi="Arial" w:cs="Arial"/>
                <w:color w:val="000000" w:themeColor="text1"/>
              </w:rPr>
              <w:t>Maintain weekly meetings.</w:t>
            </w:r>
          </w:p>
          <w:p w14:paraId="258C7843" w14:textId="71597938" w:rsidR="0F0D1867" w:rsidRDefault="0F0D1867" w:rsidP="00BE1FBB">
            <w:pPr>
              <w:pStyle w:val="ListParagraph"/>
              <w:numPr>
                <w:ilvl w:val="0"/>
                <w:numId w:val="21"/>
              </w:numPr>
              <w:rPr>
                <w:rFonts w:ascii="Arial" w:eastAsia="Arial" w:hAnsi="Arial" w:cs="Arial"/>
                <w:color w:val="000000" w:themeColor="text1"/>
              </w:rPr>
            </w:pPr>
            <w:r w:rsidRPr="0F0D1867">
              <w:rPr>
                <w:rFonts w:ascii="Arial" w:eastAsia="Arial" w:hAnsi="Arial" w:cs="Arial"/>
                <w:color w:val="000000" w:themeColor="text1"/>
              </w:rPr>
              <w:t>Strengthen project member’s communication skills via training.</w:t>
            </w:r>
          </w:p>
        </w:tc>
      </w:tr>
      <w:tr w:rsidR="0F0D1867" w14:paraId="62A3C4D5"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56CFBF9E" w14:textId="2CB1CF27" w:rsidR="0F0D1867" w:rsidRDefault="0F0D1867">
            <w:r w:rsidRPr="0F0D1867">
              <w:rPr>
                <w:rFonts w:ascii="Arial" w:eastAsia="Arial" w:hAnsi="Arial" w:cs="Arial"/>
                <w:color w:val="000000" w:themeColor="text1"/>
              </w:rPr>
              <w:t>Resources</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537EC758" w14:textId="564CDEE6" w:rsidR="0F0D1867" w:rsidRDefault="0F0D1867">
            <w:r w:rsidRPr="0F0D1867">
              <w:rPr>
                <w:rFonts w:ascii="Arial" w:eastAsia="Arial" w:hAnsi="Arial" w:cs="Arial"/>
                <w:color w:val="000000" w:themeColor="text1"/>
              </w:rPr>
              <w:t>D1</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2E3FF8C5" w14:textId="54FD983C" w:rsidR="0F0D1867" w:rsidRDefault="0F0D1867">
            <w:r w:rsidRPr="0F0D1867">
              <w:rPr>
                <w:rFonts w:ascii="Arial" w:eastAsia="Arial" w:hAnsi="Arial" w:cs="Arial"/>
                <w:color w:val="000000" w:themeColor="text1"/>
              </w:rPr>
              <w:t>Exceeding budget.</w:t>
            </w:r>
          </w:p>
          <w:p w14:paraId="0715D524" w14:textId="40DB428C"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63544FED" w14:textId="7B894C82" w:rsidR="0F0D1867" w:rsidRDefault="0F0D1867" w:rsidP="00BE1FBB">
            <w:pPr>
              <w:pStyle w:val="ListParagraph"/>
              <w:numPr>
                <w:ilvl w:val="0"/>
                <w:numId w:val="20"/>
              </w:numPr>
              <w:rPr>
                <w:rFonts w:ascii="Arial" w:eastAsia="Arial" w:hAnsi="Arial" w:cs="Arial"/>
                <w:color w:val="000000" w:themeColor="text1"/>
              </w:rPr>
            </w:pPr>
            <w:r w:rsidRPr="0F0D1867">
              <w:rPr>
                <w:rFonts w:ascii="Arial" w:eastAsia="Arial" w:hAnsi="Arial" w:cs="Arial"/>
                <w:color w:val="000000" w:themeColor="text1"/>
              </w:rPr>
              <w:t>Maintain scope.</w:t>
            </w:r>
          </w:p>
          <w:p w14:paraId="182B1574" w14:textId="294B512A" w:rsidR="0F0D1867" w:rsidRDefault="0F0D1867" w:rsidP="00BE1FBB">
            <w:pPr>
              <w:pStyle w:val="ListParagraph"/>
              <w:numPr>
                <w:ilvl w:val="0"/>
                <w:numId w:val="20"/>
              </w:numPr>
              <w:rPr>
                <w:rFonts w:ascii="Arial" w:eastAsia="Arial" w:hAnsi="Arial" w:cs="Arial"/>
                <w:color w:val="000000" w:themeColor="text1"/>
              </w:rPr>
            </w:pPr>
            <w:r w:rsidRPr="0F0D1867">
              <w:rPr>
                <w:rFonts w:ascii="Arial" w:eastAsia="Arial" w:hAnsi="Arial" w:cs="Arial"/>
                <w:color w:val="000000" w:themeColor="text1"/>
              </w:rPr>
              <w:t>Follow resource management plan.</w:t>
            </w:r>
          </w:p>
          <w:p w14:paraId="56915ED8" w14:textId="4FC24B4F" w:rsidR="0F0D1867" w:rsidRDefault="0F0D1867" w:rsidP="00BE1FBB">
            <w:pPr>
              <w:pStyle w:val="ListParagraph"/>
              <w:numPr>
                <w:ilvl w:val="0"/>
                <w:numId w:val="20"/>
              </w:numPr>
              <w:rPr>
                <w:rFonts w:ascii="Arial" w:eastAsia="Arial" w:hAnsi="Arial" w:cs="Arial"/>
                <w:color w:val="000000" w:themeColor="text1"/>
              </w:rPr>
            </w:pPr>
            <w:r w:rsidRPr="0F0D1867">
              <w:rPr>
                <w:rFonts w:ascii="Arial" w:eastAsia="Arial" w:hAnsi="Arial" w:cs="Arial"/>
                <w:color w:val="000000" w:themeColor="text1"/>
              </w:rPr>
              <w:t>Minimise errors and wasted resources.</w:t>
            </w:r>
          </w:p>
        </w:tc>
      </w:tr>
      <w:tr w:rsidR="0F0D1867" w14:paraId="177C73B8"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0955EDAF" w14:textId="072A40DE" w:rsidR="0F0D1867" w:rsidRDefault="0F0D1867">
            <w:r w:rsidRPr="0F0D1867">
              <w:rPr>
                <w:rFonts w:ascii="Arial" w:eastAsia="Arial" w:hAnsi="Arial" w:cs="Arial"/>
                <w:color w:val="000000" w:themeColor="text1"/>
              </w:rPr>
              <w:t>Resources</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37268EEC" w14:textId="625F77A8" w:rsidR="0F0D1867" w:rsidRDefault="0F0D1867">
            <w:r w:rsidRPr="0F0D1867">
              <w:rPr>
                <w:rFonts w:ascii="Arial" w:eastAsia="Arial" w:hAnsi="Arial" w:cs="Arial"/>
                <w:color w:val="000000" w:themeColor="text1"/>
              </w:rPr>
              <w:t>D2</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5137AF4D" w14:textId="11F9DE01" w:rsidR="0F0D1867" w:rsidRDefault="0F0D1867">
            <w:r w:rsidRPr="0F0D1867">
              <w:rPr>
                <w:rFonts w:ascii="Arial" w:eastAsia="Arial" w:hAnsi="Arial" w:cs="Arial"/>
                <w:color w:val="000000" w:themeColor="text1"/>
              </w:rPr>
              <w:t>Project not completed within planned time.</w:t>
            </w:r>
          </w:p>
          <w:p w14:paraId="402D6382" w14:textId="58654450" w:rsidR="0F0D1867" w:rsidRDefault="0F0D1867">
            <w:r w:rsidRPr="0F0D1867">
              <w:rPr>
                <w:rFonts w:ascii="Arial" w:eastAsia="Arial" w:hAnsi="Arial" w:cs="Arial"/>
                <w:color w:val="000000" w:themeColor="text1"/>
              </w:rPr>
              <w:t xml:space="preserve"> </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4C9249E2" w14:textId="05F03A31" w:rsidR="0F0D1867" w:rsidRDefault="0F0D1867" w:rsidP="00BE1FBB">
            <w:pPr>
              <w:pStyle w:val="ListParagraph"/>
              <w:numPr>
                <w:ilvl w:val="0"/>
                <w:numId w:val="19"/>
              </w:numPr>
              <w:rPr>
                <w:rFonts w:ascii="Arial" w:eastAsia="Arial" w:hAnsi="Arial" w:cs="Arial"/>
                <w:color w:val="000000" w:themeColor="text1"/>
              </w:rPr>
            </w:pPr>
            <w:r w:rsidRPr="0F0D1867">
              <w:rPr>
                <w:rFonts w:ascii="Arial" w:eastAsia="Arial" w:hAnsi="Arial" w:cs="Arial"/>
                <w:color w:val="000000" w:themeColor="text1"/>
              </w:rPr>
              <w:t>Conduct regular team meetings.</w:t>
            </w:r>
          </w:p>
          <w:p w14:paraId="683B8037" w14:textId="6461ADC2" w:rsidR="0F0D1867" w:rsidRDefault="0F0D1867" w:rsidP="00BE1FBB">
            <w:pPr>
              <w:pStyle w:val="ListParagraph"/>
              <w:numPr>
                <w:ilvl w:val="0"/>
                <w:numId w:val="19"/>
              </w:numPr>
              <w:rPr>
                <w:rFonts w:ascii="Arial" w:eastAsia="Arial" w:hAnsi="Arial" w:cs="Arial"/>
                <w:color w:val="000000" w:themeColor="text1"/>
              </w:rPr>
            </w:pPr>
            <w:r w:rsidRPr="0F0D1867">
              <w:rPr>
                <w:rFonts w:ascii="Arial" w:eastAsia="Arial" w:hAnsi="Arial" w:cs="Arial"/>
                <w:color w:val="000000" w:themeColor="text1"/>
              </w:rPr>
              <w:t>Adaptive scheduling.</w:t>
            </w:r>
          </w:p>
          <w:p w14:paraId="70EA8E41" w14:textId="50F08CD0" w:rsidR="0F0D1867" w:rsidRDefault="0F0D1867" w:rsidP="00BE1FBB">
            <w:pPr>
              <w:pStyle w:val="ListParagraph"/>
              <w:numPr>
                <w:ilvl w:val="0"/>
                <w:numId w:val="19"/>
              </w:numPr>
              <w:rPr>
                <w:rFonts w:ascii="Arial" w:eastAsia="Arial" w:hAnsi="Arial" w:cs="Arial"/>
                <w:color w:val="000000" w:themeColor="text1"/>
              </w:rPr>
            </w:pPr>
            <w:r w:rsidRPr="0F0D1867">
              <w:rPr>
                <w:rFonts w:ascii="Arial" w:eastAsia="Arial" w:hAnsi="Arial" w:cs="Arial"/>
                <w:color w:val="000000" w:themeColor="text1"/>
              </w:rPr>
              <w:t>Continually measure and assess ongoing progress.</w:t>
            </w:r>
          </w:p>
        </w:tc>
      </w:tr>
      <w:tr w:rsidR="0F0D1867" w14:paraId="7239E20F" w14:textId="77777777" w:rsidTr="3E711527">
        <w:trPr>
          <w:trHeight w:val="300"/>
        </w:trPr>
        <w:tc>
          <w:tcPr>
            <w:tcW w:w="1710" w:type="dxa"/>
            <w:tcBorders>
              <w:top w:val="single" w:sz="8" w:space="0" w:color="auto"/>
              <w:left w:val="single" w:sz="8" w:space="0" w:color="auto"/>
              <w:bottom w:val="single" w:sz="8" w:space="0" w:color="auto"/>
              <w:right w:val="single" w:sz="8" w:space="0" w:color="auto"/>
            </w:tcBorders>
            <w:tcMar>
              <w:left w:w="108" w:type="dxa"/>
              <w:right w:w="108" w:type="dxa"/>
            </w:tcMar>
          </w:tcPr>
          <w:p w14:paraId="6F5B2960" w14:textId="73479EDB" w:rsidR="0F0D1867" w:rsidRDefault="0F0D1867">
            <w:r w:rsidRPr="0F0D1867">
              <w:rPr>
                <w:rFonts w:ascii="Arial" w:eastAsia="Arial" w:hAnsi="Arial" w:cs="Arial"/>
                <w:color w:val="000000" w:themeColor="text1"/>
              </w:rPr>
              <w:t>Resources</w:t>
            </w:r>
          </w:p>
        </w:tc>
        <w:tc>
          <w:tcPr>
            <w:tcW w:w="645" w:type="dxa"/>
            <w:tcBorders>
              <w:top w:val="single" w:sz="8" w:space="0" w:color="auto"/>
              <w:left w:val="single" w:sz="8" w:space="0" w:color="auto"/>
              <w:bottom w:val="single" w:sz="8" w:space="0" w:color="auto"/>
              <w:right w:val="single" w:sz="8" w:space="0" w:color="auto"/>
            </w:tcBorders>
            <w:tcMar>
              <w:left w:w="108" w:type="dxa"/>
              <w:right w:w="108" w:type="dxa"/>
            </w:tcMar>
          </w:tcPr>
          <w:p w14:paraId="666FFBCB" w14:textId="0E2E297E" w:rsidR="0F0D1867" w:rsidRDefault="0F0D1867">
            <w:r w:rsidRPr="0F0D1867">
              <w:rPr>
                <w:rFonts w:ascii="Arial" w:eastAsia="Arial" w:hAnsi="Arial" w:cs="Arial"/>
                <w:color w:val="000000" w:themeColor="text1"/>
              </w:rPr>
              <w:t>D3</w:t>
            </w:r>
          </w:p>
        </w:tc>
        <w:tc>
          <w:tcPr>
            <w:tcW w:w="2190" w:type="dxa"/>
            <w:tcBorders>
              <w:top w:val="single" w:sz="8" w:space="0" w:color="auto"/>
              <w:left w:val="single" w:sz="8" w:space="0" w:color="auto"/>
              <w:bottom w:val="single" w:sz="8" w:space="0" w:color="auto"/>
              <w:right w:val="single" w:sz="8" w:space="0" w:color="auto"/>
            </w:tcBorders>
            <w:tcMar>
              <w:left w:w="108" w:type="dxa"/>
              <w:right w:w="108" w:type="dxa"/>
            </w:tcMar>
          </w:tcPr>
          <w:p w14:paraId="22753561" w14:textId="5293DA72" w:rsidR="0F0D1867" w:rsidRDefault="0F0D1867">
            <w:r w:rsidRPr="0F0D1867">
              <w:rPr>
                <w:rFonts w:ascii="Arial" w:eastAsia="Arial" w:hAnsi="Arial" w:cs="Arial"/>
                <w:color w:val="000000" w:themeColor="text1"/>
              </w:rPr>
              <w:t>Lack of resources due to supply issues.</w:t>
            </w:r>
          </w:p>
        </w:tc>
        <w:tc>
          <w:tcPr>
            <w:tcW w:w="4470" w:type="dxa"/>
            <w:tcBorders>
              <w:top w:val="single" w:sz="8" w:space="0" w:color="auto"/>
              <w:left w:val="single" w:sz="8" w:space="0" w:color="auto"/>
              <w:bottom w:val="single" w:sz="8" w:space="0" w:color="auto"/>
              <w:right w:val="single" w:sz="8" w:space="0" w:color="auto"/>
            </w:tcBorders>
            <w:tcMar>
              <w:left w:w="108" w:type="dxa"/>
              <w:right w:w="108" w:type="dxa"/>
            </w:tcMar>
          </w:tcPr>
          <w:p w14:paraId="30BAECA4" w14:textId="3F26963F" w:rsidR="0F0D1867" w:rsidRDefault="0F0D1867" w:rsidP="00BE1FBB">
            <w:pPr>
              <w:pStyle w:val="ListParagraph"/>
              <w:numPr>
                <w:ilvl w:val="0"/>
                <w:numId w:val="18"/>
              </w:numPr>
              <w:rPr>
                <w:rFonts w:ascii="Arial" w:eastAsia="Arial" w:hAnsi="Arial" w:cs="Arial"/>
                <w:color w:val="000000" w:themeColor="text1"/>
              </w:rPr>
            </w:pPr>
            <w:r w:rsidRPr="0F0D1867">
              <w:rPr>
                <w:rFonts w:ascii="Arial" w:eastAsia="Arial" w:hAnsi="Arial" w:cs="Arial"/>
                <w:color w:val="000000" w:themeColor="text1"/>
              </w:rPr>
              <w:t>Ensure sufficient communication with suppliers to notify if any disruption.</w:t>
            </w:r>
          </w:p>
          <w:p w14:paraId="13FB1AC4" w14:textId="03CCF394" w:rsidR="0F0D1867" w:rsidRDefault="0F0D1867" w:rsidP="00BE1FBB">
            <w:pPr>
              <w:pStyle w:val="ListParagraph"/>
              <w:numPr>
                <w:ilvl w:val="0"/>
                <w:numId w:val="18"/>
              </w:numPr>
              <w:rPr>
                <w:rFonts w:ascii="Arial" w:eastAsia="Arial" w:hAnsi="Arial" w:cs="Arial"/>
                <w:color w:val="000000" w:themeColor="text1"/>
              </w:rPr>
            </w:pPr>
            <w:r w:rsidRPr="0F0D1867">
              <w:rPr>
                <w:rFonts w:ascii="Arial" w:eastAsia="Arial" w:hAnsi="Arial" w:cs="Arial"/>
                <w:color w:val="000000" w:themeColor="text1"/>
              </w:rPr>
              <w:t>Have alternate suppliers.</w:t>
            </w:r>
          </w:p>
        </w:tc>
      </w:tr>
    </w:tbl>
    <w:p w14:paraId="40044108" w14:textId="480ABE2F" w:rsidR="6191B159" w:rsidRDefault="6191B159">
      <w:r w:rsidRPr="0F0D1867">
        <w:rPr>
          <w:rFonts w:ascii="Arial" w:eastAsia="Arial" w:hAnsi="Arial" w:cs="Arial"/>
          <w:b/>
          <w:bCs/>
          <w:color w:val="000000" w:themeColor="text1"/>
        </w:rPr>
        <w:t xml:space="preserve"> </w:t>
      </w:r>
    </w:p>
    <w:p w14:paraId="76937899" w14:textId="08B8A9C4" w:rsidR="0F0D1867" w:rsidRDefault="0F0D1867" w:rsidP="0F0D1867">
      <w:pPr>
        <w:rPr>
          <w:rFonts w:ascii="Arial" w:eastAsia="Arial" w:hAnsi="Arial" w:cs="Arial"/>
          <w:b/>
          <w:bCs/>
          <w:color w:val="000000" w:themeColor="text1"/>
        </w:rPr>
      </w:pPr>
    </w:p>
    <w:p w14:paraId="1E069F02" w14:textId="211462FC" w:rsidR="000534DF" w:rsidRPr="00D75C14" w:rsidRDefault="000534DF" w:rsidP="00D75C14">
      <w:pPr>
        <w:pStyle w:val="Heading1"/>
        <w:rPr>
          <w:rStyle w:val="normaltextrun"/>
        </w:rPr>
      </w:pPr>
      <w:bookmarkStart w:id="18" w:name="_Toc1118251832"/>
      <w:r w:rsidRPr="00D75C14">
        <w:rPr>
          <w:rStyle w:val="normaltextrun"/>
        </w:rPr>
        <w:t>Eff</w:t>
      </w:r>
      <w:r w:rsidR="00C44AA9">
        <w:rPr>
          <w:rStyle w:val="normaltextrun"/>
        </w:rPr>
        <w:t>ort</w:t>
      </w:r>
      <w:r w:rsidRPr="00D75C14">
        <w:rPr>
          <w:rStyle w:val="normaltextrun"/>
        </w:rPr>
        <w:t>/Cost Estimation</w:t>
      </w:r>
      <w:bookmarkEnd w:id="18"/>
    </w:p>
    <w:p w14:paraId="7F4B955A" w14:textId="77777777" w:rsidR="000534DF" w:rsidRPr="00BE3B5B" w:rsidRDefault="000534DF" w:rsidP="00BE3B5B"/>
    <w:p w14:paraId="25806275" w14:textId="7F151EE6" w:rsidR="002D3286" w:rsidRDefault="00FB34A5" w:rsidP="00BE3B5B">
      <w:r>
        <w:t xml:space="preserve">This part of the project involves calculating the </w:t>
      </w:r>
      <w:r w:rsidR="00BA6886">
        <w:t xml:space="preserve">cost based on the effort required to finish the </w:t>
      </w:r>
      <w:r w:rsidR="008E236F">
        <w:t>project.</w:t>
      </w:r>
      <w:r w:rsidR="00F01D2E">
        <w:t xml:space="preserve"> </w:t>
      </w:r>
      <w:r w:rsidR="00A22604">
        <w:t>There are substantial evidences as to why the</w:t>
      </w:r>
      <w:r w:rsidR="00C44AA9">
        <w:t xml:space="preserve"> e</w:t>
      </w:r>
      <w:r w:rsidR="00542FA8">
        <w:t>ffort</w:t>
      </w:r>
      <w:r w:rsidR="00065B3C">
        <w:t>/cost estimation</w:t>
      </w:r>
      <w:r w:rsidR="00542FA8">
        <w:t xml:space="preserve"> is very crucial to the </w:t>
      </w:r>
      <w:r w:rsidR="008E236F">
        <w:t>project. According</w:t>
      </w:r>
      <w:r w:rsidR="00203835">
        <w:t xml:space="preserve"> to one of</w:t>
      </w:r>
      <w:r w:rsidR="003A65D3">
        <w:t xml:space="preserve"> the </w:t>
      </w:r>
      <w:r w:rsidR="00732519">
        <w:t>reports</w:t>
      </w:r>
      <w:r w:rsidR="003A65D3">
        <w:t xml:space="preserve"> of</w:t>
      </w:r>
      <w:r w:rsidR="00203835">
        <w:t xml:space="preserve"> Harvard Bu</w:t>
      </w:r>
      <w:r w:rsidR="008463A4">
        <w:t xml:space="preserve">siness </w:t>
      </w:r>
      <w:r w:rsidR="003A65D3">
        <w:t>Review 2011</w:t>
      </w:r>
      <w:r w:rsidR="00EF0FA3">
        <w:t xml:space="preserve"> </w:t>
      </w:r>
      <w:r w:rsidR="003A65D3">
        <w:t>most projects are 27</w:t>
      </w:r>
      <w:r w:rsidR="008E236F">
        <w:t>% cost</w:t>
      </w:r>
      <w:r w:rsidR="00282759">
        <w:t xml:space="preserve"> </w:t>
      </w:r>
      <w:r w:rsidR="00B9655B">
        <w:t>overrun.</w:t>
      </w:r>
      <w:r w:rsidR="00864F9D">
        <w:t xml:space="preserve"> </w:t>
      </w:r>
      <w:r w:rsidR="007E4460">
        <w:t xml:space="preserve">Considering this data </w:t>
      </w:r>
      <w:r w:rsidR="00E65216">
        <w:t xml:space="preserve">we have little chance to take the risk of getting </w:t>
      </w:r>
      <w:r w:rsidR="00732519">
        <w:t>overrun as</w:t>
      </w:r>
      <w:r w:rsidR="00F437E3">
        <w:t xml:space="preserve"> we already witnessed </w:t>
      </w:r>
      <w:r w:rsidR="00CA4C2C">
        <w:t>this exis</w:t>
      </w:r>
      <w:r w:rsidR="005B2687">
        <w:t xml:space="preserve">ting system of the </w:t>
      </w:r>
      <w:r w:rsidR="002605D4">
        <w:t xml:space="preserve">FlyDreamAir </w:t>
      </w:r>
      <w:r w:rsidR="00AF4AE2">
        <w:t xml:space="preserve">lounges management system as been incapable of </w:t>
      </w:r>
      <w:r w:rsidR="00CC2B54">
        <w:t xml:space="preserve">giving </w:t>
      </w:r>
      <w:r w:rsidR="00037362">
        <w:t>proper return of revenue over the years .</w:t>
      </w:r>
    </w:p>
    <w:p w14:paraId="4947F810" w14:textId="2844E9A9" w:rsidR="000534DF" w:rsidRDefault="00065B3C" w:rsidP="00BE3B5B">
      <w:r>
        <w:t xml:space="preserve"> </w:t>
      </w:r>
      <w:r w:rsidR="00D2496B">
        <w:t xml:space="preserve">Cost here involves </w:t>
      </w:r>
      <w:r w:rsidR="00C974BE">
        <w:t>bot</w:t>
      </w:r>
      <w:r w:rsidR="00B22F79">
        <w:t xml:space="preserve">h tangible and intangible </w:t>
      </w:r>
      <w:r w:rsidR="008E236F">
        <w:t>elements.</w:t>
      </w:r>
      <w:r w:rsidR="00A82D7C">
        <w:t xml:space="preserve"> We will </w:t>
      </w:r>
      <w:r w:rsidR="0034082A">
        <w:t xml:space="preserve">analyse all the parts as to </w:t>
      </w:r>
      <w:r w:rsidR="00A336BB">
        <w:t xml:space="preserve">how our activities are pertinent and </w:t>
      </w:r>
      <w:r w:rsidR="00B61404">
        <w:t xml:space="preserve">important to </w:t>
      </w:r>
      <w:r w:rsidR="0040768B">
        <w:t>our</w:t>
      </w:r>
      <w:r w:rsidR="00B61404">
        <w:t xml:space="preserve"> project </w:t>
      </w:r>
      <w:r w:rsidR="00F6680B">
        <w:t xml:space="preserve">involving all aspects of </w:t>
      </w:r>
      <w:r w:rsidR="00F038AD">
        <w:t>cost(</w:t>
      </w:r>
      <w:r w:rsidR="00F437E3">
        <w:t>resources</w:t>
      </w:r>
      <w:r w:rsidR="00950F93">
        <w:t xml:space="preserve"> sacrificed to achieve the objective to be precise </w:t>
      </w:r>
      <w:r w:rsidR="00F038AD">
        <w:t>)</w:t>
      </w:r>
      <w:r w:rsidR="00950F93">
        <w:t>.</w:t>
      </w:r>
    </w:p>
    <w:p w14:paraId="61CEB7D7" w14:textId="792E75E2" w:rsidR="009F4227" w:rsidRDefault="009F4227" w:rsidP="00BE3B5B">
      <w:r>
        <w:t>But before discussing the intang</w:t>
      </w:r>
      <w:r w:rsidR="00272471">
        <w:t xml:space="preserve">ible </w:t>
      </w:r>
      <w:r w:rsidR="00A663B4">
        <w:t xml:space="preserve">aspects of cost we will </w:t>
      </w:r>
      <w:r w:rsidR="00231971">
        <w:t xml:space="preserve">try estimating effort in terms of the very </w:t>
      </w:r>
      <w:r w:rsidR="004B77C2">
        <w:t xml:space="preserve">two </w:t>
      </w:r>
      <w:r w:rsidR="000E6B12">
        <w:t>conventional methods of calculatin</w:t>
      </w:r>
      <w:r w:rsidR="00A228B0">
        <w:t xml:space="preserve">g effort and cost being </w:t>
      </w:r>
      <w:r w:rsidR="00D7289E">
        <w:t>functions points and COCOMO .</w:t>
      </w:r>
    </w:p>
    <w:p w14:paraId="2BF6D035" w14:textId="77777777" w:rsidR="00D7289E" w:rsidRDefault="00D7289E" w:rsidP="00BE3B5B"/>
    <w:p w14:paraId="3CEBB2A0" w14:textId="77777777" w:rsidR="00F04756" w:rsidRPr="009779E7" w:rsidRDefault="00D7289E" w:rsidP="00BE3B5B">
      <w:pPr>
        <w:rPr>
          <w:color w:val="2F5496" w:themeColor="accent1" w:themeShade="BF"/>
          <w:sz w:val="28"/>
          <w:szCs w:val="28"/>
        </w:rPr>
      </w:pPr>
      <w:r w:rsidRPr="009779E7">
        <w:rPr>
          <w:b/>
          <w:i/>
          <w:color w:val="2F5496" w:themeColor="accent1" w:themeShade="BF"/>
          <w:sz w:val="28"/>
          <w:szCs w:val="28"/>
        </w:rPr>
        <w:t>Function points Method :</w:t>
      </w:r>
    </w:p>
    <w:p w14:paraId="70B28093" w14:textId="4AD3DDAA" w:rsidR="00D7289E" w:rsidRPr="00F04756" w:rsidRDefault="00D7289E" w:rsidP="00BE3B5B">
      <w:r w:rsidRPr="00F04756">
        <w:t xml:space="preserve"> </w:t>
      </w:r>
    </w:p>
    <w:p w14:paraId="7D04B8B2" w14:textId="77777777" w:rsidR="00427247" w:rsidRPr="00BE3B5B" w:rsidRDefault="00427247" w:rsidP="00427247">
      <w:r>
        <w:t xml:space="preserve">We will try estimating the effort based on the technical intricacies of our application for management of lounges for </w:t>
      </w:r>
      <w:r>
        <w:rPr>
          <w:sz w:val="23"/>
          <w:szCs w:val="23"/>
        </w:rPr>
        <w:t>FlyDreamAir . This reflects the top down , algorithmic method of calculation the function point involved and to what degree it is affecting our ability to finish and achieve the scope of out project.</w:t>
      </w:r>
    </w:p>
    <w:p w14:paraId="392E84A5" w14:textId="77777777" w:rsidR="00427247" w:rsidRDefault="00427247" w:rsidP="00427247"/>
    <w:p w14:paraId="48A37918" w14:textId="77777777" w:rsidR="00427247" w:rsidRDefault="00427247" w:rsidP="00427247">
      <w:r>
        <w:t>Determining Value Adjustment Factor:</w:t>
      </w:r>
    </w:p>
    <w:p w14:paraId="0055F781" w14:textId="77777777" w:rsidR="00427247" w:rsidRDefault="00427247" w:rsidP="00BE3B5B"/>
    <w:tbl>
      <w:tblPr>
        <w:tblStyle w:val="TableGrid"/>
        <w:tblpPr w:leftFromText="181" w:rightFromText="181" w:vertAnchor="text" w:horzAnchor="margin" w:tblpY="1"/>
        <w:tblW w:w="0" w:type="auto"/>
        <w:tblLook w:val="04A0" w:firstRow="1" w:lastRow="0" w:firstColumn="1" w:lastColumn="0" w:noHBand="0" w:noVBand="1"/>
      </w:tblPr>
      <w:tblGrid>
        <w:gridCol w:w="627"/>
        <w:gridCol w:w="2397"/>
        <w:gridCol w:w="3256"/>
        <w:gridCol w:w="2484"/>
      </w:tblGrid>
      <w:tr w:rsidR="00C16838" w14:paraId="4B2E9717" w14:textId="77777777" w:rsidTr="00427247">
        <w:trPr>
          <w:cantSplit/>
          <w:trHeight w:val="571"/>
        </w:trPr>
        <w:tc>
          <w:tcPr>
            <w:tcW w:w="3024" w:type="dxa"/>
            <w:gridSpan w:val="2"/>
            <w:vAlign w:val="center"/>
          </w:tcPr>
          <w:p w14:paraId="02ED3435" w14:textId="0968CBBE" w:rsidR="00C16838" w:rsidRPr="0060229A" w:rsidRDefault="00C16838" w:rsidP="00427247">
            <w:pPr>
              <w:rPr>
                <w:i/>
                <w:iCs/>
                <w:u w:val="single"/>
              </w:rPr>
            </w:pPr>
            <w:r>
              <w:rPr>
                <w:i/>
                <w:iCs/>
                <w:u w:val="single"/>
              </w:rPr>
              <w:t xml:space="preserve">             </w:t>
            </w:r>
            <w:r w:rsidRPr="0060229A">
              <w:rPr>
                <w:i/>
                <w:iCs/>
                <w:u w:val="single"/>
              </w:rPr>
              <w:t>General System Characteristics</w:t>
            </w:r>
          </w:p>
        </w:tc>
        <w:tc>
          <w:tcPr>
            <w:tcW w:w="3256" w:type="dxa"/>
          </w:tcPr>
          <w:p w14:paraId="60F876D2" w14:textId="77777777" w:rsidR="00C16838" w:rsidRPr="0060229A" w:rsidRDefault="00C16838" w:rsidP="00427247">
            <w:pPr>
              <w:rPr>
                <w:i/>
                <w:iCs/>
                <w:u w:val="single"/>
              </w:rPr>
            </w:pPr>
            <w:r w:rsidRPr="0060229A">
              <w:rPr>
                <w:i/>
                <w:iCs/>
                <w:u w:val="single"/>
              </w:rPr>
              <w:t>Brief Description</w:t>
            </w:r>
          </w:p>
        </w:tc>
        <w:tc>
          <w:tcPr>
            <w:tcW w:w="2484" w:type="dxa"/>
          </w:tcPr>
          <w:p w14:paraId="36F33E84" w14:textId="77777777" w:rsidR="00C16838" w:rsidRDefault="00C16838" w:rsidP="00427247">
            <w:pPr>
              <w:rPr>
                <w:i/>
                <w:iCs/>
                <w:u w:val="single"/>
              </w:rPr>
            </w:pPr>
            <w:r>
              <w:rPr>
                <w:i/>
                <w:iCs/>
                <w:u w:val="single"/>
              </w:rPr>
              <w:t>Degree of Influence</w:t>
            </w:r>
          </w:p>
          <w:p w14:paraId="2CB231D6" w14:textId="77777777" w:rsidR="00C16838" w:rsidRPr="0060229A" w:rsidRDefault="00C16838" w:rsidP="00427247">
            <w:pPr>
              <w:rPr>
                <w:i/>
                <w:iCs/>
                <w:u w:val="single"/>
              </w:rPr>
            </w:pPr>
            <w:r>
              <w:rPr>
                <w:i/>
                <w:iCs/>
                <w:u w:val="single"/>
              </w:rPr>
              <w:t>(0-5)</w:t>
            </w:r>
          </w:p>
        </w:tc>
      </w:tr>
      <w:tr w:rsidR="00C16838" w14:paraId="26E44FA4" w14:textId="77777777" w:rsidTr="00427247">
        <w:trPr>
          <w:trHeight w:val="372"/>
        </w:trPr>
        <w:tc>
          <w:tcPr>
            <w:tcW w:w="627" w:type="dxa"/>
          </w:tcPr>
          <w:p w14:paraId="5567179C" w14:textId="77777777" w:rsidR="00C16838" w:rsidRDefault="00C16838" w:rsidP="00427247">
            <w:r>
              <w:t>1</w:t>
            </w:r>
          </w:p>
        </w:tc>
        <w:tc>
          <w:tcPr>
            <w:tcW w:w="2397" w:type="dxa"/>
          </w:tcPr>
          <w:p w14:paraId="6F0195BC" w14:textId="77777777" w:rsidR="00C16838" w:rsidRDefault="00C16838" w:rsidP="00427247">
            <w:r>
              <w:t xml:space="preserve">  Data Communications</w:t>
            </w:r>
          </w:p>
        </w:tc>
        <w:tc>
          <w:tcPr>
            <w:tcW w:w="3256" w:type="dxa"/>
          </w:tcPr>
          <w:p w14:paraId="2ADA33E0" w14:textId="77777777" w:rsidR="00C16838" w:rsidRDefault="00C16838" w:rsidP="00427247">
            <w:r>
              <w:t>Number of Communication Facilities involved</w:t>
            </w:r>
          </w:p>
        </w:tc>
        <w:tc>
          <w:tcPr>
            <w:tcW w:w="2484" w:type="dxa"/>
          </w:tcPr>
          <w:p w14:paraId="1004E57B" w14:textId="77777777" w:rsidR="00C16838" w:rsidRDefault="00C16838" w:rsidP="00427247">
            <w:r>
              <w:t>3</w:t>
            </w:r>
          </w:p>
        </w:tc>
      </w:tr>
      <w:tr w:rsidR="00C16838" w14:paraId="2FE6C55C" w14:textId="77777777" w:rsidTr="00427247">
        <w:trPr>
          <w:trHeight w:val="258"/>
        </w:trPr>
        <w:tc>
          <w:tcPr>
            <w:tcW w:w="627" w:type="dxa"/>
          </w:tcPr>
          <w:p w14:paraId="1FD003A6" w14:textId="77777777" w:rsidR="00C16838" w:rsidRDefault="00C16838" w:rsidP="00427247">
            <w:r>
              <w:t>2</w:t>
            </w:r>
          </w:p>
        </w:tc>
        <w:tc>
          <w:tcPr>
            <w:tcW w:w="2397" w:type="dxa"/>
          </w:tcPr>
          <w:p w14:paraId="0A28AC35" w14:textId="77777777" w:rsidR="00C16838" w:rsidRDefault="00C16838" w:rsidP="00427247">
            <w:r>
              <w:t>Distributed Data processing</w:t>
            </w:r>
          </w:p>
        </w:tc>
        <w:tc>
          <w:tcPr>
            <w:tcW w:w="3256" w:type="dxa"/>
          </w:tcPr>
          <w:p w14:paraId="556329DF" w14:textId="77777777" w:rsidR="00C16838" w:rsidRDefault="00C16838" w:rsidP="00427247">
            <w:r>
              <w:t>How it is handled</w:t>
            </w:r>
          </w:p>
        </w:tc>
        <w:tc>
          <w:tcPr>
            <w:tcW w:w="2484" w:type="dxa"/>
          </w:tcPr>
          <w:p w14:paraId="584A27D4" w14:textId="77777777" w:rsidR="00C16838" w:rsidRDefault="00C16838" w:rsidP="00427247">
            <w:r>
              <w:t>3</w:t>
            </w:r>
          </w:p>
        </w:tc>
      </w:tr>
      <w:tr w:rsidR="00C16838" w14:paraId="0823FA71" w14:textId="77777777" w:rsidTr="00427247">
        <w:trPr>
          <w:trHeight w:val="188"/>
        </w:trPr>
        <w:tc>
          <w:tcPr>
            <w:tcW w:w="627" w:type="dxa"/>
          </w:tcPr>
          <w:p w14:paraId="432E2FFD" w14:textId="77777777" w:rsidR="00C16838" w:rsidRDefault="00C16838" w:rsidP="00427247">
            <w:r>
              <w:t>3</w:t>
            </w:r>
          </w:p>
        </w:tc>
        <w:tc>
          <w:tcPr>
            <w:tcW w:w="2397" w:type="dxa"/>
          </w:tcPr>
          <w:p w14:paraId="5DF3E762" w14:textId="77777777" w:rsidR="00C16838" w:rsidRDefault="00C16838" w:rsidP="00427247">
            <w:r>
              <w:t>Performance</w:t>
            </w:r>
          </w:p>
        </w:tc>
        <w:tc>
          <w:tcPr>
            <w:tcW w:w="3256" w:type="dxa"/>
          </w:tcPr>
          <w:p w14:paraId="710078B5" w14:textId="77777777" w:rsidR="00C16838" w:rsidRDefault="00C16838" w:rsidP="00427247">
            <w:r>
              <w:t>Did user required throughput</w:t>
            </w:r>
          </w:p>
        </w:tc>
        <w:tc>
          <w:tcPr>
            <w:tcW w:w="2484" w:type="dxa"/>
          </w:tcPr>
          <w:p w14:paraId="3A23BD5A" w14:textId="77777777" w:rsidR="00C16838" w:rsidRDefault="00C16838" w:rsidP="00427247">
            <w:r>
              <w:t>4</w:t>
            </w:r>
          </w:p>
        </w:tc>
      </w:tr>
      <w:tr w:rsidR="00C16838" w14:paraId="134C5D34" w14:textId="77777777" w:rsidTr="00427247">
        <w:trPr>
          <w:trHeight w:val="372"/>
        </w:trPr>
        <w:tc>
          <w:tcPr>
            <w:tcW w:w="627" w:type="dxa"/>
          </w:tcPr>
          <w:p w14:paraId="674B853C" w14:textId="77777777" w:rsidR="00C16838" w:rsidRDefault="00C16838" w:rsidP="00427247">
            <w:r>
              <w:t>4</w:t>
            </w:r>
          </w:p>
        </w:tc>
        <w:tc>
          <w:tcPr>
            <w:tcW w:w="2397" w:type="dxa"/>
          </w:tcPr>
          <w:p w14:paraId="574333E0" w14:textId="77777777" w:rsidR="00C16838" w:rsidRDefault="00C16838" w:rsidP="00427247">
            <w:r>
              <w:t>Heavily used configuration</w:t>
            </w:r>
          </w:p>
        </w:tc>
        <w:tc>
          <w:tcPr>
            <w:tcW w:w="3256" w:type="dxa"/>
          </w:tcPr>
          <w:p w14:paraId="4829F37D" w14:textId="77777777" w:rsidR="00C16838" w:rsidRDefault="00C16838" w:rsidP="00427247">
            <w:r>
              <w:t xml:space="preserve">How heavily the current hardware system is used </w:t>
            </w:r>
          </w:p>
        </w:tc>
        <w:tc>
          <w:tcPr>
            <w:tcW w:w="2484" w:type="dxa"/>
          </w:tcPr>
          <w:p w14:paraId="0C6ED775" w14:textId="77777777" w:rsidR="00C16838" w:rsidRDefault="00C16838" w:rsidP="00427247">
            <w:r>
              <w:t>2</w:t>
            </w:r>
          </w:p>
        </w:tc>
      </w:tr>
      <w:tr w:rsidR="00C16838" w14:paraId="1DAA809D" w14:textId="77777777" w:rsidTr="00427247">
        <w:trPr>
          <w:trHeight w:val="188"/>
        </w:trPr>
        <w:tc>
          <w:tcPr>
            <w:tcW w:w="627" w:type="dxa"/>
          </w:tcPr>
          <w:p w14:paraId="73A0421E" w14:textId="77777777" w:rsidR="00C16838" w:rsidRDefault="00C16838" w:rsidP="00427247">
            <w:r>
              <w:t>5</w:t>
            </w:r>
          </w:p>
        </w:tc>
        <w:tc>
          <w:tcPr>
            <w:tcW w:w="2397" w:type="dxa"/>
          </w:tcPr>
          <w:p w14:paraId="66157BDF" w14:textId="77777777" w:rsidR="00C16838" w:rsidRDefault="00C16838" w:rsidP="00427247">
            <w:r>
              <w:t>Transaction rate</w:t>
            </w:r>
          </w:p>
        </w:tc>
        <w:tc>
          <w:tcPr>
            <w:tcW w:w="3256" w:type="dxa"/>
          </w:tcPr>
          <w:p w14:paraId="613E0755" w14:textId="77777777" w:rsidR="00C16838" w:rsidRDefault="00C16838" w:rsidP="00427247">
            <w:r>
              <w:t>Frequency of transaction</w:t>
            </w:r>
          </w:p>
        </w:tc>
        <w:tc>
          <w:tcPr>
            <w:tcW w:w="2484" w:type="dxa"/>
          </w:tcPr>
          <w:p w14:paraId="23AC223F" w14:textId="77777777" w:rsidR="00C16838" w:rsidRDefault="00C16838" w:rsidP="00427247">
            <w:r>
              <w:t>4</w:t>
            </w:r>
          </w:p>
        </w:tc>
      </w:tr>
      <w:tr w:rsidR="00C16838" w14:paraId="0531144D" w14:textId="77777777" w:rsidTr="00427247">
        <w:trPr>
          <w:trHeight w:val="372"/>
        </w:trPr>
        <w:tc>
          <w:tcPr>
            <w:tcW w:w="627" w:type="dxa"/>
          </w:tcPr>
          <w:p w14:paraId="3114C394" w14:textId="77777777" w:rsidR="00C16838" w:rsidRDefault="00C16838" w:rsidP="00427247">
            <w:r>
              <w:t>6</w:t>
            </w:r>
          </w:p>
        </w:tc>
        <w:tc>
          <w:tcPr>
            <w:tcW w:w="2397" w:type="dxa"/>
          </w:tcPr>
          <w:p w14:paraId="049FD59E" w14:textId="77777777" w:rsidR="00C16838" w:rsidRDefault="00C16838" w:rsidP="00427247">
            <w:r>
              <w:t xml:space="preserve">On-Line Data Entry </w:t>
            </w:r>
          </w:p>
        </w:tc>
        <w:tc>
          <w:tcPr>
            <w:tcW w:w="3256" w:type="dxa"/>
          </w:tcPr>
          <w:p w14:paraId="02D2C181" w14:textId="77777777" w:rsidR="00C16838" w:rsidRDefault="00C16838" w:rsidP="00427247">
            <w:r>
              <w:t>Percentage of information put onine</w:t>
            </w:r>
          </w:p>
        </w:tc>
        <w:tc>
          <w:tcPr>
            <w:tcW w:w="2484" w:type="dxa"/>
          </w:tcPr>
          <w:p w14:paraId="6A5620B1" w14:textId="77777777" w:rsidR="00C16838" w:rsidRDefault="00C16838" w:rsidP="00427247">
            <w:r>
              <w:t>3</w:t>
            </w:r>
          </w:p>
        </w:tc>
      </w:tr>
      <w:tr w:rsidR="00C16838" w14:paraId="6AA21A72" w14:textId="77777777" w:rsidTr="00427247">
        <w:trPr>
          <w:trHeight w:val="378"/>
        </w:trPr>
        <w:tc>
          <w:tcPr>
            <w:tcW w:w="627" w:type="dxa"/>
          </w:tcPr>
          <w:p w14:paraId="46E48AF7" w14:textId="77777777" w:rsidR="00C16838" w:rsidRDefault="00C16838" w:rsidP="00427247">
            <w:r>
              <w:t>7</w:t>
            </w:r>
          </w:p>
        </w:tc>
        <w:tc>
          <w:tcPr>
            <w:tcW w:w="2397" w:type="dxa"/>
          </w:tcPr>
          <w:p w14:paraId="48B3FA06" w14:textId="77777777" w:rsidR="00C16838" w:rsidRDefault="00C16838" w:rsidP="00427247">
            <w:r>
              <w:t>End-User Efficiency</w:t>
            </w:r>
          </w:p>
        </w:tc>
        <w:tc>
          <w:tcPr>
            <w:tcW w:w="3256" w:type="dxa"/>
          </w:tcPr>
          <w:p w14:paraId="3B8B9F48" w14:textId="77777777" w:rsidR="00C16838" w:rsidRDefault="00C16838" w:rsidP="00427247">
            <w:r>
              <w:t>Was the app designed for end-user efficiency ?</w:t>
            </w:r>
          </w:p>
        </w:tc>
        <w:tc>
          <w:tcPr>
            <w:tcW w:w="2484" w:type="dxa"/>
          </w:tcPr>
          <w:p w14:paraId="766A6498" w14:textId="77777777" w:rsidR="00C16838" w:rsidRDefault="00C16838" w:rsidP="00427247">
            <w:r>
              <w:t>5</w:t>
            </w:r>
          </w:p>
        </w:tc>
      </w:tr>
      <w:tr w:rsidR="00C16838" w14:paraId="110AF0F2" w14:textId="77777777" w:rsidTr="00427247">
        <w:trPr>
          <w:trHeight w:val="188"/>
        </w:trPr>
        <w:tc>
          <w:tcPr>
            <w:tcW w:w="627" w:type="dxa"/>
          </w:tcPr>
          <w:p w14:paraId="67DD71BC" w14:textId="77777777" w:rsidR="00C16838" w:rsidRDefault="00C16838" w:rsidP="00427247">
            <w:r>
              <w:t>8</w:t>
            </w:r>
          </w:p>
        </w:tc>
        <w:tc>
          <w:tcPr>
            <w:tcW w:w="2397" w:type="dxa"/>
          </w:tcPr>
          <w:p w14:paraId="35612FD6" w14:textId="77777777" w:rsidR="00C16838" w:rsidRDefault="00C16838" w:rsidP="00427247">
            <w:r>
              <w:t>Online Update</w:t>
            </w:r>
          </w:p>
        </w:tc>
        <w:tc>
          <w:tcPr>
            <w:tcW w:w="3256" w:type="dxa"/>
          </w:tcPr>
          <w:p w14:paraId="6C74E5DA" w14:textId="77777777" w:rsidR="00C16838" w:rsidRDefault="00C16838" w:rsidP="00427247">
            <w:r>
              <w:t>No of ILF’s updated</w:t>
            </w:r>
          </w:p>
        </w:tc>
        <w:tc>
          <w:tcPr>
            <w:tcW w:w="2484" w:type="dxa"/>
          </w:tcPr>
          <w:p w14:paraId="5BA2D67A" w14:textId="77777777" w:rsidR="00C16838" w:rsidRDefault="00C16838" w:rsidP="00427247">
            <w:r>
              <w:t>3</w:t>
            </w:r>
          </w:p>
        </w:tc>
      </w:tr>
      <w:tr w:rsidR="00C16838" w14:paraId="2DAA8BE6" w14:textId="77777777" w:rsidTr="00427247">
        <w:trPr>
          <w:trHeight w:val="372"/>
        </w:trPr>
        <w:tc>
          <w:tcPr>
            <w:tcW w:w="627" w:type="dxa"/>
          </w:tcPr>
          <w:p w14:paraId="6BCA3998" w14:textId="77777777" w:rsidR="00C16838" w:rsidRDefault="00C16838" w:rsidP="00427247">
            <w:r>
              <w:t>9</w:t>
            </w:r>
          </w:p>
        </w:tc>
        <w:tc>
          <w:tcPr>
            <w:tcW w:w="2397" w:type="dxa"/>
          </w:tcPr>
          <w:p w14:paraId="48107993" w14:textId="77777777" w:rsidR="00C16838" w:rsidRDefault="00C16838" w:rsidP="00427247">
            <w:r>
              <w:t>Complex Processing</w:t>
            </w:r>
          </w:p>
        </w:tc>
        <w:tc>
          <w:tcPr>
            <w:tcW w:w="3256" w:type="dxa"/>
          </w:tcPr>
          <w:p w14:paraId="3B14D1E5" w14:textId="77777777" w:rsidR="00C16838" w:rsidRDefault="00C16838" w:rsidP="00427247">
            <w:r>
              <w:t>Degree of entent mathematical and logical processing involved</w:t>
            </w:r>
          </w:p>
        </w:tc>
        <w:tc>
          <w:tcPr>
            <w:tcW w:w="2484" w:type="dxa"/>
          </w:tcPr>
          <w:p w14:paraId="28C521B3" w14:textId="77777777" w:rsidR="00C16838" w:rsidRDefault="00C16838" w:rsidP="00427247">
            <w:r>
              <w:t>4</w:t>
            </w:r>
          </w:p>
        </w:tc>
      </w:tr>
      <w:tr w:rsidR="00C16838" w14:paraId="2FAB0D1F" w14:textId="77777777" w:rsidTr="00427247">
        <w:trPr>
          <w:trHeight w:val="378"/>
        </w:trPr>
        <w:tc>
          <w:tcPr>
            <w:tcW w:w="627" w:type="dxa"/>
          </w:tcPr>
          <w:p w14:paraId="02C5AF0E" w14:textId="77777777" w:rsidR="00C16838" w:rsidRDefault="00C16838" w:rsidP="00427247">
            <w:r>
              <w:t>10</w:t>
            </w:r>
          </w:p>
        </w:tc>
        <w:tc>
          <w:tcPr>
            <w:tcW w:w="2397" w:type="dxa"/>
          </w:tcPr>
          <w:p w14:paraId="74D95DE9" w14:textId="77777777" w:rsidR="00C16838" w:rsidRDefault="00C16838" w:rsidP="00427247">
            <w:r>
              <w:t>Reusuability</w:t>
            </w:r>
          </w:p>
        </w:tc>
        <w:tc>
          <w:tcPr>
            <w:tcW w:w="3256" w:type="dxa"/>
          </w:tcPr>
          <w:p w14:paraId="51F4ABD5" w14:textId="77777777" w:rsidR="00C16838" w:rsidRDefault="00C16838" w:rsidP="00427247">
            <w:r>
              <w:t xml:space="preserve">Made to meet one or multiple user’s need </w:t>
            </w:r>
          </w:p>
        </w:tc>
        <w:tc>
          <w:tcPr>
            <w:tcW w:w="2484" w:type="dxa"/>
          </w:tcPr>
          <w:p w14:paraId="3270E26C" w14:textId="77777777" w:rsidR="00C16838" w:rsidRDefault="00C16838" w:rsidP="00427247">
            <w:r>
              <w:t>5</w:t>
            </w:r>
          </w:p>
        </w:tc>
      </w:tr>
      <w:tr w:rsidR="00C16838" w14:paraId="796FADF3" w14:textId="77777777" w:rsidTr="00427247">
        <w:trPr>
          <w:trHeight w:val="378"/>
        </w:trPr>
        <w:tc>
          <w:tcPr>
            <w:tcW w:w="627" w:type="dxa"/>
          </w:tcPr>
          <w:p w14:paraId="50232777" w14:textId="77777777" w:rsidR="00C16838" w:rsidRDefault="00C16838" w:rsidP="00427247">
            <w:r>
              <w:t>11</w:t>
            </w:r>
          </w:p>
        </w:tc>
        <w:tc>
          <w:tcPr>
            <w:tcW w:w="2397" w:type="dxa"/>
          </w:tcPr>
          <w:p w14:paraId="6FADEBD3" w14:textId="77777777" w:rsidR="00C16838" w:rsidRDefault="00C16838" w:rsidP="00427247">
            <w:r>
              <w:t>Installation ease</w:t>
            </w:r>
          </w:p>
        </w:tc>
        <w:tc>
          <w:tcPr>
            <w:tcW w:w="3256" w:type="dxa"/>
          </w:tcPr>
          <w:p w14:paraId="7E3CF78F" w14:textId="77777777" w:rsidR="00C16838" w:rsidRDefault="00C16838" w:rsidP="00427247">
            <w:r>
              <w:t>Difficulty of conversion and installation</w:t>
            </w:r>
          </w:p>
        </w:tc>
        <w:tc>
          <w:tcPr>
            <w:tcW w:w="2484" w:type="dxa"/>
          </w:tcPr>
          <w:p w14:paraId="03F2172C" w14:textId="77777777" w:rsidR="00C16838" w:rsidRDefault="00C16838" w:rsidP="00427247">
            <w:r>
              <w:t>3</w:t>
            </w:r>
          </w:p>
        </w:tc>
      </w:tr>
      <w:tr w:rsidR="00C16838" w14:paraId="30B67B5F" w14:textId="77777777" w:rsidTr="00427247">
        <w:trPr>
          <w:trHeight w:val="561"/>
        </w:trPr>
        <w:tc>
          <w:tcPr>
            <w:tcW w:w="627" w:type="dxa"/>
          </w:tcPr>
          <w:p w14:paraId="4C71419B" w14:textId="77777777" w:rsidR="00C16838" w:rsidRDefault="00C16838" w:rsidP="00427247">
            <w:r>
              <w:t>12</w:t>
            </w:r>
          </w:p>
        </w:tc>
        <w:tc>
          <w:tcPr>
            <w:tcW w:w="2397" w:type="dxa"/>
          </w:tcPr>
          <w:p w14:paraId="2FEEBABD" w14:textId="77777777" w:rsidR="00C16838" w:rsidRDefault="00C16838" w:rsidP="00427247">
            <w:r>
              <w:t>Operational ease</w:t>
            </w:r>
          </w:p>
        </w:tc>
        <w:tc>
          <w:tcPr>
            <w:tcW w:w="3256" w:type="dxa"/>
          </w:tcPr>
          <w:p w14:paraId="747EBFEC" w14:textId="77777777" w:rsidR="00C16838" w:rsidRDefault="00C16838" w:rsidP="00427247">
            <w:r>
              <w:t xml:space="preserve">Effectiveness and /or automated are start-up , back up and recovery </w:t>
            </w:r>
          </w:p>
        </w:tc>
        <w:tc>
          <w:tcPr>
            <w:tcW w:w="2484" w:type="dxa"/>
          </w:tcPr>
          <w:p w14:paraId="3D95A3B7" w14:textId="77777777" w:rsidR="00C16838" w:rsidRDefault="00C16838" w:rsidP="00427247">
            <w:r>
              <w:t>5</w:t>
            </w:r>
          </w:p>
        </w:tc>
      </w:tr>
      <w:tr w:rsidR="00C16838" w14:paraId="1FAF665B" w14:textId="77777777" w:rsidTr="00427247">
        <w:trPr>
          <w:trHeight w:val="372"/>
        </w:trPr>
        <w:tc>
          <w:tcPr>
            <w:tcW w:w="627" w:type="dxa"/>
          </w:tcPr>
          <w:p w14:paraId="63A7C7D2" w14:textId="77777777" w:rsidR="00C16838" w:rsidRDefault="00C16838" w:rsidP="00427247">
            <w:r>
              <w:t>13</w:t>
            </w:r>
          </w:p>
        </w:tc>
        <w:tc>
          <w:tcPr>
            <w:tcW w:w="2397" w:type="dxa"/>
          </w:tcPr>
          <w:p w14:paraId="36A9BB1A" w14:textId="77777777" w:rsidR="00C16838" w:rsidRDefault="00C16838" w:rsidP="00427247">
            <w:r>
              <w:t xml:space="preserve">Multiple sites </w:t>
            </w:r>
          </w:p>
        </w:tc>
        <w:tc>
          <w:tcPr>
            <w:tcW w:w="3256" w:type="dxa"/>
          </w:tcPr>
          <w:p w14:paraId="287B98EE" w14:textId="77777777" w:rsidR="00C16838" w:rsidRDefault="00C16838" w:rsidP="00427247">
            <w:r>
              <w:t>Whether made for multiple sites and organisations</w:t>
            </w:r>
          </w:p>
        </w:tc>
        <w:tc>
          <w:tcPr>
            <w:tcW w:w="2484" w:type="dxa"/>
          </w:tcPr>
          <w:p w14:paraId="28A6BD0D" w14:textId="77777777" w:rsidR="00C16838" w:rsidRDefault="00C16838" w:rsidP="00427247">
            <w:r>
              <w:t>5</w:t>
            </w:r>
          </w:p>
        </w:tc>
      </w:tr>
      <w:tr w:rsidR="00C16838" w14:paraId="1BEA7D50" w14:textId="77777777" w:rsidTr="00427247">
        <w:trPr>
          <w:trHeight w:val="188"/>
        </w:trPr>
        <w:tc>
          <w:tcPr>
            <w:tcW w:w="627" w:type="dxa"/>
          </w:tcPr>
          <w:p w14:paraId="26F6613D" w14:textId="77777777" w:rsidR="00C16838" w:rsidRDefault="00C16838" w:rsidP="00427247">
            <w:r>
              <w:t>14</w:t>
            </w:r>
          </w:p>
        </w:tc>
        <w:tc>
          <w:tcPr>
            <w:tcW w:w="2397" w:type="dxa"/>
          </w:tcPr>
          <w:p w14:paraId="54FD3321" w14:textId="77777777" w:rsidR="00C16838" w:rsidRDefault="00C16838" w:rsidP="00427247">
            <w:r>
              <w:t>Facilate change</w:t>
            </w:r>
          </w:p>
        </w:tc>
        <w:tc>
          <w:tcPr>
            <w:tcW w:w="3256" w:type="dxa"/>
          </w:tcPr>
          <w:p w14:paraId="109F6E41" w14:textId="77777777" w:rsidR="00C16838" w:rsidRDefault="00C16838" w:rsidP="00427247">
            <w:r>
              <w:t>Can go change or modifications</w:t>
            </w:r>
          </w:p>
        </w:tc>
        <w:tc>
          <w:tcPr>
            <w:tcW w:w="2484" w:type="dxa"/>
          </w:tcPr>
          <w:p w14:paraId="4F55715B" w14:textId="77777777" w:rsidR="00C16838" w:rsidRDefault="00C16838" w:rsidP="00427247">
            <w:r>
              <w:t>5</w:t>
            </w:r>
          </w:p>
        </w:tc>
      </w:tr>
      <w:tr w:rsidR="00C16838" w14:paraId="0FFA9EA8" w14:textId="77777777" w:rsidTr="00427247">
        <w:trPr>
          <w:trHeight w:val="188"/>
        </w:trPr>
        <w:tc>
          <w:tcPr>
            <w:tcW w:w="627" w:type="dxa"/>
          </w:tcPr>
          <w:p w14:paraId="0DD623F5" w14:textId="77777777" w:rsidR="00C16838" w:rsidRDefault="00C16838" w:rsidP="00427247"/>
        </w:tc>
        <w:tc>
          <w:tcPr>
            <w:tcW w:w="2397" w:type="dxa"/>
          </w:tcPr>
          <w:p w14:paraId="6B2E22D3" w14:textId="77777777" w:rsidR="00C16838" w:rsidRDefault="00C16838" w:rsidP="00427247"/>
        </w:tc>
        <w:tc>
          <w:tcPr>
            <w:tcW w:w="3256" w:type="dxa"/>
          </w:tcPr>
          <w:p w14:paraId="63FAFB07" w14:textId="77777777" w:rsidR="00C16838" w:rsidRDefault="00C16838" w:rsidP="00427247">
            <w:r>
              <w:t xml:space="preserve">Total </w:t>
            </w:r>
          </w:p>
        </w:tc>
        <w:tc>
          <w:tcPr>
            <w:tcW w:w="2484" w:type="dxa"/>
          </w:tcPr>
          <w:p w14:paraId="2E7D177B" w14:textId="758F32B6" w:rsidR="00C16838" w:rsidRDefault="00427247" w:rsidP="00427247">
            <w:r>
              <w:t>54</w:t>
            </w:r>
          </w:p>
        </w:tc>
      </w:tr>
    </w:tbl>
    <w:p w14:paraId="4F0EF2DC" w14:textId="77777777" w:rsidR="0089037C" w:rsidRDefault="0089037C" w:rsidP="00BE3B5B"/>
    <w:p w14:paraId="2923D35A" w14:textId="77777777" w:rsidR="00D00377" w:rsidRDefault="00D00377" w:rsidP="00C16838">
      <w:pPr>
        <w:tabs>
          <w:tab w:val="left" w:pos="2022"/>
        </w:tabs>
      </w:pPr>
      <w:r>
        <w:tab/>
      </w:r>
    </w:p>
    <w:p w14:paraId="5AFF0C92" w14:textId="77777777" w:rsidR="001827FE" w:rsidRPr="001827FE" w:rsidRDefault="001827FE" w:rsidP="001827FE"/>
    <w:p w14:paraId="51FFF657" w14:textId="58DB8F5F" w:rsidR="001827FE" w:rsidRDefault="00A43437" w:rsidP="001827FE">
      <w:r>
        <w:t>Therefore Value Adjustment Factor (VAF)</w:t>
      </w:r>
      <w:r w:rsidR="00DF5BDD">
        <w:t xml:space="preserve"> is given by</w:t>
      </w:r>
      <w:r>
        <w:t xml:space="preserve"> </w:t>
      </w:r>
      <w:r w:rsidR="00AA5E33">
        <w:t>:</w:t>
      </w:r>
    </w:p>
    <w:p w14:paraId="488C9945" w14:textId="77777777" w:rsidR="000951AB" w:rsidRPr="00215394" w:rsidRDefault="00AA5E33" w:rsidP="00DF5BDD">
      <w:pPr>
        <w:pStyle w:val="Default"/>
        <w:rPr>
          <w:rFonts w:cstheme="minorBidi"/>
          <w:i/>
          <w:iCs/>
          <w:color w:val="auto"/>
        </w:rPr>
      </w:pPr>
      <w:r w:rsidRPr="00215394">
        <w:t xml:space="preserve">                                  </w:t>
      </w:r>
      <w:r w:rsidR="00DF5BDD" w:rsidRPr="00215394">
        <w:rPr>
          <w:rFonts w:cstheme="minorBidi"/>
          <w:i/>
          <w:iCs/>
          <w:color w:val="auto"/>
        </w:rPr>
        <w:t>VAF = 0.65 + (0.01 * TDI)</w:t>
      </w:r>
    </w:p>
    <w:p w14:paraId="058A14F7" w14:textId="1C5EE0AC" w:rsidR="00DF5BDD" w:rsidRPr="00215394" w:rsidRDefault="000951AB" w:rsidP="00DF5BDD">
      <w:pPr>
        <w:pStyle w:val="Default"/>
        <w:rPr>
          <w:rFonts w:cstheme="minorBidi"/>
          <w:i/>
          <w:iCs/>
          <w:color w:val="auto"/>
        </w:rPr>
      </w:pPr>
      <w:r w:rsidRPr="00215394">
        <w:rPr>
          <w:rFonts w:cstheme="minorBidi"/>
          <w:i/>
          <w:iCs/>
          <w:color w:val="auto"/>
        </w:rPr>
        <w:t xml:space="preserve">                                =</w:t>
      </w:r>
      <w:r w:rsidR="004F6BAB" w:rsidRPr="00215394">
        <w:rPr>
          <w:rFonts w:cstheme="minorBidi"/>
          <w:i/>
          <w:iCs/>
          <w:color w:val="auto"/>
        </w:rPr>
        <w:t xml:space="preserve"> 0.65</w:t>
      </w:r>
      <w:r w:rsidR="00DF5BDD" w:rsidRPr="00215394">
        <w:rPr>
          <w:rFonts w:cstheme="minorBidi"/>
          <w:i/>
          <w:iCs/>
          <w:color w:val="auto"/>
        </w:rPr>
        <w:t xml:space="preserve"> </w:t>
      </w:r>
      <w:r w:rsidR="004F6BAB" w:rsidRPr="00215394">
        <w:rPr>
          <w:rFonts w:cstheme="minorBidi"/>
          <w:i/>
          <w:iCs/>
          <w:color w:val="auto"/>
        </w:rPr>
        <w:t>+ (0.01*</w:t>
      </w:r>
      <w:r w:rsidR="00597A59" w:rsidRPr="00215394">
        <w:rPr>
          <w:rFonts w:cstheme="minorBidi"/>
          <w:i/>
          <w:iCs/>
          <w:color w:val="auto"/>
        </w:rPr>
        <w:t>54)</w:t>
      </w:r>
    </w:p>
    <w:p w14:paraId="0708FC8C" w14:textId="13D35A51" w:rsidR="0074271D" w:rsidRPr="00215394" w:rsidRDefault="0074271D" w:rsidP="00DF5BDD">
      <w:pPr>
        <w:pStyle w:val="Default"/>
        <w:rPr>
          <w:rFonts w:cstheme="minorBidi"/>
          <w:i/>
          <w:iCs/>
          <w:color w:val="auto"/>
        </w:rPr>
      </w:pPr>
      <w:r w:rsidRPr="00215394">
        <w:rPr>
          <w:rFonts w:cstheme="minorBidi"/>
          <w:i/>
          <w:iCs/>
          <w:color w:val="auto"/>
        </w:rPr>
        <w:t xml:space="preserve">                                = 1.19</w:t>
      </w:r>
    </w:p>
    <w:p w14:paraId="1B0EE0DC" w14:textId="77777777" w:rsidR="002E6144" w:rsidRDefault="002E6144" w:rsidP="00DF5BDD">
      <w:pPr>
        <w:pStyle w:val="Default"/>
        <w:rPr>
          <w:rFonts w:cstheme="minorBidi"/>
          <w:i/>
          <w:iCs/>
          <w:color w:val="auto"/>
          <w:sz w:val="32"/>
          <w:szCs w:val="32"/>
        </w:rPr>
      </w:pPr>
    </w:p>
    <w:p w14:paraId="675389F0" w14:textId="24D52985" w:rsidR="0074271D" w:rsidRDefault="00CE4F82" w:rsidP="00DF5BDD">
      <w:pPr>
        <w:pStyle w:val="Default"/>
        <w:rPr>
          <w:rFonts w:cstheme="minorBidi"/>
          <w:color w:val="auto"/>
          <w:sz w:val="22"/>
          <w:szCs w:val="22"/>
        </w:rPr>
      </w:pPr>
      <w:r>
        <w:rPr>
          <w:rFonts w:cstheme="minorBidi"/>
          <w:color w:val="auto"/>
          <w:sz w:val="22"/>
          <w:szCs w:val="22"/>
        </w:rPr>
        <w:t xml:space="preserve">Now we will </w:t>
      </w:r>
      <w:r w:rsidR="002E6144">
        <w:rPr>
          <w:rFonts w:cstheme="minorBidi"/>
          <w:color w:val="auto"/>
          <w:sz w:val="22"/>
          <w:szCs w:val="22"/>
        </w:rPr>
        <w:t xml:space="preserve">Determine the unadjusted function points roughly </w:t>
      </w:r>
    </w:p>
    <w:p w14:paraId="58BED426" w14:textId="182C1762" w:rsidR="004A730B" w:rsidRDefault="004A730B" w:rsidP="004A730B">
      <w:pPr>
        <w:pStyle w:val="Default"/>
        <w:numPr>
          <w:ilvl w:val="0"/>
          <w:numId w:val="29"/>
        </w:numPr>
        <w:rPr>
          <w:sz w:val="22"/>
          <w:szCs w:val="22"/>
        </w:rPr>
      </w:pPr>
      <w:r>
        <w:rPr>
          <w:sz w:val="22"/>
          <w:szCs w:val="22"/>
        </w:rPr>
        <w:t xml:space="preserve">The Account making procedure </w:t>
      </w:r>
      <w:r w:rsidR="00231C5E">
        <w:rPr>
          <w:sz w:val="22"/>
          <w:szCs w:val="22"/>
        </w:rPr>
        <w:t xml:space="preserve">involves </w:t>
      </w:r>
      <w:r w:rsidR="00B8749A">
        <w:rPr>
          <w:sz w:val="22"/>
          <w:szCs w:val="22"/>
        </w:rPr>
        <w:t xml:space="preserve">updating </w:t>
      </w:r>
      <w:r w:rsidR="001C7194">
        <w:rPr>
          <w:sz w:val="22"/>
          <w:szCs w:val="22"/>
        </w:rPr>
        <w:t xml:space="preserve">2 Record </w:t>
      </w:r>
      <w:r w:rsidR="00B42477">
        <w:rPr>
          <w:sz w:val="22"/>
          <w:szCs w:val="22"/>
        </w:rPr>
        <w:t>Element Types</w:t>
      </w:r>
      <w:r w:rsidR="008A3DB4">
        <w:rPr>
          <w:sz w:val="22"/>
          <w:szCs w:val="22"/>
        </w:rPr>
        <w:t>(RET)</w:t>
      </w:r>
      <w:r w:rsidR="00B42477">
        <w:rPr>
          <w:sz w:val="22"/>
          <w:szCs w:val="22"/>
        </w:rPr>
        <w:t xml:space="preserve"> </w:t>
      </w:r>
      <w:r w:rsidR="008A3DB4">
        <w:rPr>
          <w:sz w:val="22"/>
          <w:szCs w:val="22"/>
        </w:rPr>
        <w:t xml:space="preserve">and </w:t>
      </w:r>
      <w:r w:rsidR="00F43880">
        <w:rPr>
          <w:sz w:val="22"/>
          <w:szCs w:val="22"/>
        </w:rPr>
        <w:t>around 10-15 Data Element Types(</w:t>
      </w:r>
      <w:r w:rsidR="008D44A6">
        <w:rPr>
          <w:sz w:val="22"/>
          <w:szCs w:val="22"/>
        </w:rPr>
        <w:t>DET</w:t>
      </w:r>
      <w:r w:rsidR="00F43880">
        <w:rPr>
          <w:sz w:val="22"/>
          <w:szCs w:val="22"/>
        </w:rPr>
        <w:t>)</w:t>
      </w:r>
      <w:r w:rsidR="008D44A6">
        <w:rPr>
          <w:sz w:val="22"/>
          <w:szCs w:val="22"/>
        </w:rPr>
        <w:t xml:space="preserve"> </w:t>
      </w:r>
    </w:p>
    <w:p w14:paraId="03623847" w14:textId="24F9BA82" w:rsidR="00E449E1" w:rsidRDefault="00E449E1" w:rsidP="00E449E1">
      <w:pPr>
        <w:pStyle w:val="Default"/>
        <w:ind w:left="877"/>
        <w:rPr>
          <w:sz w:val="22"/>
          <w:szCs w:val="22"/>
        </w:rPr>
      </w:pPr>
      <w:r>
        <w:rPr>
          <w:sz w:val="22"/>
          <w:szCs w:val="22"/>
        </w:rPr>
        <w:t xml:space="preserve">          </w:t>
      </w:r>
      <w:r w:rsidR="00FF6EF3">
        <w:rPr>
          <w:sz w:val="22"/>
          <w:szCs w:val="22"/>
        </w:rPr>
        <w:t xml:space="preserve">i.e </w:t>
      </w:r>
      <w:r w:rsidR="00C561DE">
        <w:rPr>
          <w:sz w:val="22"/>
          <w:szCs w:val="22"/>
        </w:rPr>
        <w:t>Customer Details and Payment Details</w:t>
      </w:r>
    </w:p>
    <w:p w14:paraId="13EF99A1" w14:textId="004886BD" w:rsidR="009452CF" w:rsidRDefault="0017147F" w:rsidP="009452CF">
      <w:pPr>
        <w:pStyle w:val="Default"/>
        <w:ind w:left="877"/>
        <w:rPr>
          <w:sz w:val="22"/>
          <w:szCs w:val="22"/>
        </w:rPr>
      </w:pPr>
      <w:r>
        <w:rPr>
          <w:sz w:val="22"/>
          <w:szCs w:val="22"/>
        </w:rPr>
        <w:t xml:space="preserve">That is an </w:t>
      </w:r>
      <w:r w:rsidR="00932A7B" w:rsidRPr="00932A7B">
        <w:rPr>
          <w:sz w:val="22"/>
          <w:szCs w:val="22"/>
        </w:rPr>
        <w:t>internal logic files</w:t>
      </w:r>
      <w:r w:rsidR="002D3266">
        <w:rPr>
          <w:sz w:val="22"/>
          <w:szCs w:val="22"/>
        </w:rPr>
        <w:t>(ILF)</w:t>
      </w:r>
      <w:r w:rsidR="001807B7">
        <w:rPr>
          <w:sz w:val="22"/>
          <w:szCs w:val="22"/>
        </w:rPr>
        <w:t xml:space="preserve"> of low complexity </w:t>
      </w:r>
      <w:r w:rsidR="002A5C02">
        <w:rPr>
          <w:sz w:val="22"/>
          <w:szCs w:val="22"/>
        </w:rPr>
        <w:t xml:space="preserve">7 points </w:t>
      </w:r>
    </w:p>
    <w:p w14:paraId="0072447C" w14:textId="77777777" w:rsidR="00607769" w:rsidRDefault="00607769" w:rsidP="009452CF">
      <w:pPr>
        <w:pStyle w:val="Default"/>
        <w:ind w:left="877"/>
        <w:rPr>
          <w:sz w:val="22"/>
          <w:szCs w:val="22"/>
        </w:rPr>
      </w:pPr>
    </w:p>
    <w:p w14:paraId="3406E716" w14:textId="7A8D5B8D" w:rsidR="009452CF" w:rsidRDefault="00C37317" w:rsidP="009452CF">
      <w:pPr>
        <w:pStyle w:val="Default"/>
        <w:numPr>
          <w:ilvl w:val="0"/>
          <w:numId w:val="29"/>
        </w:numPr>
        <w:rPr>
          <w:sz w:val="22"/>
          <w:szCs w:val="22"/>
        </w:rPr>
      </w:pPr>
      <w:r>
        <w:rPr>
          <w:sz w:val="22"/>
          <w:szCs w:val="22"/>
        </w:rPr>
        <w:t>For the lounge selection part just 1 E</w:t>
      </w:r>
      <w:r w:rsidR="00607769">
        <w:rPr>
          <w:sz w:val="22"/>
          <w:szCs w:val="22"/>
        </w:rPr>
        <w:t xml:space="preserve">0 of medium complexity </w:t>
      </w:r>
    </w:p>
    <w:p w14:paraId="1A056651" w14:textId="6D77E76E" w:rsidR="009217CB" w:rsidRDefault="009217CB" w:rsidP="009217CB">
      <w:pPr>
        <w:pStyle w:val="Default"/>
        <w:numPr>
          <w:ilvl w:val="0"/>
          <w:numId w:val="30"/>
        </w:numPr>
        <w:rPr>
          <w:sz w:val="22"/>
          <w:szCs w:val="22"/>
        </w:rPr>
      </w:pPr>
      <w:r>
        <w:rPr>
          <w:sz w:val="22"/>
          <w:szCs w:val="22"/>
        </w:rPr>
        <w:t xml:space="preserve">Affects 2 </w:t>
      </w:r>
      <w:r w:rsidR="00286979">
        <w:rPr>
          <w:sz w:val="22"/>
          <w:szCs w:val="22"/>
        </w:rPr>
        <w:t xml:space="preserve"> to 3 F</w:t>
      </w:r>
      <w:r w:rsidR="000E4C97">
        <w:rPr>
          <w:sz w:val="22"/>
          <w:szCs w:val="22"/>
        </w:rPr>
        <w:t xml:space="preserve">ile Type </w:t>
      </w:r>
      <w:r w:rsidR="00FD1B8F">
        <w:rPr>
          <w:sz w:val="22"/>
          <w:szCs w:val="22"/>
        </w:rPr>
        <w:t xml:space="preserve">References(FTR) </w:t>
      </w:r>
      <w:r w:rsidR="005C1FBE">
        <w:rPr>
          <w:sz w:val="22"/>
          <w:szCs w:val="22"/>
        </w:rPr>
        <w:t xml:space="preserve">and </w:t>
      </w:r>
      <w:r w:rsidR="00E46817">
        <w:rPr>
          <w:sz w:val="22"/>
          <w:szCs w:val="22"/>
        </w:rPr>
        <w:t xml:space="preserve">6 to 10 </w:t>
      </w:r>
      <w:r w:rsidR="00BA386F">
        <w:rPr>
          <w:sz w:val="22"/>
          <w:szCs w:val="22"/>
        </w:rPr>
        <w:t>Data Element Types(DET)</w:t>
      </w:r>
    </w:p>
    <w:p w14:paraId="002166E7" w14:textId="2E5EDCEE" w:rsidR="00D22896" w:rsidRDefault="00607769" w:rsidP="00CD4046">
      <w:pPr>
        <w:pStyle w:val="Default"/>
        <w:ind w:left="877"/>
        <w:rPr>
          <w:sz w:val="22"/>
          <w:szCs w:val="22"/>
        </w:rPr>
      </w:pPr>
      <w:r>
        <w:rPr>
          <w:sz w:val="22"/>
          <w:szCs w:val="22"/>
        </w:rPr>
        <w:t xml:space="preserve">       </w:t>
      </w:r>
      <w:r w:rsidR="006640F0">
        <w:rPr>
          <w:sz w:val="22"/>
          <w:szCs w:val="22"/>
        </w:rPr>
        <w:t xml:space="preserve">5 points </w:t>
      </w:r>
    </w:p>
    <w:p w14:paraId="61F1FDD9" w14:textId="77777777" w:rsidR="008C1024" w:rsidRDefault="008C1024" w:rsidP="008C1024">
      <w:pPr>
        <w:pStyle w:val="Default"/>
        <w:ind w:left="1237"/>
        <w:rPr>
          <w:sz w:val="22"/>
          <w:szCs w:val="22"/>
        </w:rPr>
      </w:pPr>
    </w:p>
    <w:p w14:paraId="71BD592D" w14:textId="77777777" w:rsidR="008C1024" w:rsidRDefault="008C1024" w:rsidP="008C1024">
      <w:pPr>
        <w:pStyle w:val="Default"/>
        <w:ind w:left="1237"/>
        <w:rPr>
          <w:sz w:val="22"/>
          <w:szCs w:val="22"/>
        </w:rPr>
      </w:pPr>
    </w:p>
    <w:p w14:paraId="10278035" w14:textId="5A2ACF9D" w:rsidR="008C1024" w:rsidRDefault="008C1024" w:rsidP="008C1024">
      <w:pPr>
        <w:pStyle w:val="Default"/>
        <w:rPr>
          <w:sz w:val="22"/>
          <w:szCs w:val="22"/>
        </w:rPr>
      </w:pPr>
    </w:p>
    <w:p w14:paraId="72053006" w14:textId="6044B31E" w:rsidR="008C1024" w:rsidRDefault="0075102D" w:rsidP="007F79B9">
      <w:pPr>
        <w:pStyle w:val="Default"/>
        <w:rPr>
          <w:sz w:val="22"/>
          <w:szCs w:val="22"/>
        </w:rPr>
      </w:pPr>
      <w:r>
        <w:rPr>
          <w:sz w:val="22"/>
          <w:szCs w:val="22"/>
        </w:rPr>
        <w:t xml:space="preserve">Similarly Considering the </w:t>
      </w:r>
      <w:r w:rsidR="001248C2">
        <w:rPr>
          <w:sz w:val="22"/>
          <w:szCs w:val="22"/>
        </w:rPr>
        <w:t xml:space="preserve">other functionalities of the application </w:t>
      </w:r>
    </w:p>
    <w:p w14:paraId="7CDB5B50" w14:textId="430BA239" w:rsidR="008F2772" w:rsidRDefault="003B12B9" w:rsidP="007F79B9">
      <w:pPr>
        <w:pStyle w:val="Default"/>
        <w:rPr>
          <w:sz w:val="22"/>
          <w:szCs w:val="22"/>
        </w:rPr>
      </w:pPr>
      <w:r>
        <w:rPr>
          <w:sz w:val="22"/>
          <w:szCs w:val="22"/>
        </w:rPr>
        <w:t>i</w:t>
      </w:r>
      <w:r w:rsidR="00820377">
        <w:rPr>
          <w:sz w:val="22"/>
          <w:szCs w:val="22"/>
        </w:rPr>
        <w:t xml:space="preserve">ncluding the Occupancy , manage </w:t>
      </w:r>
      <w:r w:rsidR="00BA1406">
        <w:rPr>
          <w:sz w:val="22"/>
          <w:szCs w:val="22"/>
        </w:rPr>
        <w:t xml:space="preserve">Booking </w:t>
      </w:r>
      <w:r w:rsidR="00D05DA9">
        <w:rPr>
          <w:sz w:val="22"/>
          <w:szCs w:val="22"/>
        </w:rPr>
        <w:t xml:space="preserve">, </w:t>
      </w:r>
      <w:r w:rsidR="00EE6A68">
        <w:rPr>
          <w:sz w:val="22"/>
          <w:szCs w:val="22"/>
        </w:rPr>
        <w:t>membership</w:t>
      </w:r>
      <w:r w:rsidR="00D05DA9">
        <w:rPr>
          <w:sz w:val="22"/>
          <w:szCs w:val="22"/>
        </w:rPr>
        <w:t xml:space="preserve"> and catering </w:t>
      </w:r>
      <w:r w:rsidR="00163633">
        <w:rPr>
          <w:sz w:val="22"/>
          <w:szCs w:val="22"/>
        </w:rPr>
        <w:t>d</w:t>
      </w:r>
      <w:r w:rsidR="0072315B">
        <w:rPr>
          <w:sz w:val="22"/>
          <w:szCs w:val="22"/>
        </w:rPr>
        <w:t xml:space="preserve">epending upon the </w:t>
      </w:r>
      <w:r w:rsidR="00163633">
        <w:rPr>
          <w:sz w:val="22"/>
          <w:szCs w:val="22"/>
        </w:rPr>
        <w:t xml:space="preserve"> user </w:t>
      </w:r>
      <w:r w:rsidR="00EE3631">
        <w:rPr>
          <w:sz w:val="22"/>
          <w:szCs w:val="22"/>
        </w:rPr>
        <w:t xml:space="preserve">enquires </w:t>
      </w:r>
      <w:r w:rsidR="002E4743">
        <w:rPr>
          <w:sz w:val="22"/>
          <w:szCs w:val="22"/>
        </w:rPr>
        <w:t xml:space="preserve">this can affect </w:t>
      </w:r>
      <w:r w:rsidR="00BB45B1">
        <w:rPr>
          <w:sz w:val="22"/>
          <w:szCs w:val="22"/>
        </w:rPr>
        <w:t xml:space="preserve">more than 3 FTR and </w:t>
      </w:r>
      <w:r w:rsidR="00D65F6E">
        <w:rPr>
          <w:sz w:val="22"/>
          <w:szCs w:val="22"/>
        </w:rPr>
        <w:t>more than 30 D</w:t>
      </w:r>
      <w:r w:rsidR="008E1863">
        <w:rPr>
          <w:sz w:val="22"/>
          <w:szCs w:val="22"/>
        </w:rPr>
        <w:t xml:space="preserve">ET </w:t>
      </w:r>
    </w:p>
    <w:p w14:paraId="44E423F5" w14:textId="586FFE00" w:rsidR="008E1863" w:rsidRDefault="008E1863" w:rsidP="007F79B9">
      <w:pPr>
        <w:pStyle w:val="Default"/>
        <w:rPr>
          <w:sz w:val="22"/>
          <w:szCs w:val="22"/>
        </w:rPr>
      </w:pPr>
      <w:r>
        <w:rPr>
          <w:sz w:val="22"/>
          <w:szCs w:val="22"/>
        </w:rPr>
        <w:t xml:space="preserve">           Summing all the possible activities and their functionalities </w:t>
      </w:r>
    </w:p>
    <w:p w14:paraId="7762AE32" w14:textId="068B4191" w:rsidR="008E1863" w:rsidRDefault="008E1863" w:rsidP="007F79B9">
      <w:pPr>
        <w:pStyle w:val="Default"/>
        <w:rPr>
          <w:sz w:val="22"/>
          <w:szCs w:val="22"/>
        </w:rPr>
      </w:pPr>
      <w:r>
        <w:rPr>
          <w:sz w:val="22"/>
          <w:szCs w:val="22"/>
        </w:rPr>
        <w:t xml:space="preserve">                        </w:t>
      </w:r>
      <w:r w:rsidR="00645DC1">
        <w:rPr>
          <w:sz w:val="22"/>
          <w:szCs w:val="22"/>
        </w:rPr>
        <w:t>-</w:t>
      </w:r>
      <w:r w:rsidR="000C3E36">
        <w:rPr>
          <w:sz w:val="22"/>
          <w:szCs w:val="22"/>
        </w:rPr>
        <w:t xml:space="preserve">it comes up as an EI of high complexity </w:t>
      </w:r>
      <w:r w:rsidR="00B27D79">
        <w:rPr>
          <w:sz w:val="22"/>
          <w:szCs w:val="22"/>
        </w:rPr>
        <w:t xml:space="preserve">that is 6 points for each </w:t>
      </w:r>
      <w:r w:rsidR="00C85E5D">
        <w:rPr>
          <w:sz w:val="22"/>
          <w:szCs w:val="22"/>
        </w:rPr>
        <w:t>ILF</w:t>
      </w:r>
    </w:p>
    <w:p w14:paraId="068EAE13" w14:textId="77777777" w:rsidR="00C85E5D" w:rsidRDefault="00C85E5D" w:rsidP="007F79B9">
      <w:pPr>
        <w:pStyle w:val="Default"/>
        <w:rPr>
          <w:sz w:val="22"/>
          <w:szCs w:val="22"/>
        </w:rPr>
      </w:pPr>
    </w:p>
    <w:p w14:paraId="024B70FF" w14:textId="7EAD6709" w:rsidR="006A3317" w:rsidRDefault="00BD5462" w:rsidP="007F79B9">
      <w:pPr>
        <w:pStyle w:val="Default"/>
        <w:rPr>
          <w:sz w:val="22"/>
          <w:szCs w:val="22"/>
        </w:rPr>
      </w:pPr>
      <w:r>
        <w:rPr>
          <w:sz w:val="22"/>
          <w:szCs w:val="22"/>
        </w:rPr>
        <w:t xml:space="preserve">An </w:t>
      </w:r>
      <w:r w:rsidR="00D65FC2">
        <w:rPr>
          <w:sz w:val="22"/>
          <w:szCs w:val="22"/>
        </w:rPr>
        <w:t>estimation</w:t>
      </w:r>
      <w:r>
        <w:rPr>
          <w:sz w:val="22"/>
          <w:szCs w:val="22"/>
        </w:rPr>
        <w:t xml:space="preserve"> has been made based on the number of files being affected is around </w:t>
      </w:r>
      <w:r w:rsidR="00B43CD4">
        <w:rPr>
          <w:sz w:val="22"/>
          <w:szCs w:val="22"/>
        </w:rPr>
        <w:t xml:space="preserve">50 files </w:t>
      </w:r>
    </w:p>
    <w:p w14:paraId="0326A6F2" w14:textId="3249364F" w:rsidR="00B43CD4" w:rsidRDefault="00B43CD4" w:rsidP="007F79B9">
      <w:pPr>
        <w:pStyle w:val="Default"/>
        <w:rPr>
          <w:sz w:val="22"/>
          <w:szCs w:val="22"/>
        </w:rPr>
      </w:pPr>
      <w:r>
        <w:rPr>
          <w:sz w:val="22"/>
          <w:szCs w:val="22"/>
        </w:rPr>
        <w:t xml:space="preserve">         Therefore total Unadjusted </w:t>
      </w:r>
      <w:r w:rsidR="00AD5F1D">
        <w:rPr>
          <w:sz w:val="22"/>
          <w:szCs w:val="22"/>
        </w:rPr>
        <w:t>Function Points = 6 * 50 + 5 + 7</w:t>
      </w:r>
    </w:p>
    <w:p w14:paraId="6ED7FE35" w14:textId="5EE63E2B" w:rsidR="00AD5F1D" w:rsidRDefault="00AD5F1D" w:rsidP="007F79B9">
      <w:pPr>
        <w:pStyle w:val="Default"/>
        <w:rPr>
          <w:sz w:val="22"/>
          <w:szCs w:val="22"/>
        </w:rPr>
      </w:pPr>
      <w:r>
        <w:rPr>
          <w:sz w:val="22"/>
          <w:szCs w:val="22"/>
        </w:rPr>
        <w:t xml:space="preserve">                                                                       = 300 + 12 = 312 </w:t>
      </w:r>
      <w:r w:rsidR="00FE5D7C">
        <w:rPr>
          <w:sz w:val="22"/>
          <w:szCs w:val="22"/>
        </w:rPr>
        <w:t xml:space="preserve">points </w:t>
      </w:r>
    </w:p>
    <w:p w14:paraId="5BAAB1BC" w14:textId="4821F955" w:rsidR="00EC0A3D" w:rsidRDefault="00EC0A3D" w:rsidP="007F79B9">
      <w:pPr>
        <w:pStyle w:val="Default"/>
        <w:rPr>
          <w:sz w:val="22"/>
          <w:szCs w:val="22"/>
        </w:rPr>
      </w:pPr>
      <w:r>
        <w:rPr>
          <w:sz w:val="22"/>
          <w:szCs w:val="22"/>
        </w:rPr>
        <w:t xml:space="preserve">Finally FP or </w:t>
      </w:r>
      <w:r w:rsidR="00D65FC2">
        <w:rPr>
          <w:sz w:val="22"/>
          <w:szCs w:val="22"/>
        </w:rPr>
        <w:t xml:space="preserve">adjusted function points = UFP * VAF </w:t>
      </w:r>
    </w:p>
    <w:p w14:paraId="545CAD50" w14:textId="283D1824" w:rsidR="00D65FC2" w:rsidRDefault="00D65FC2" w:rsidP="007F79B9">
      <w:pPr>
        <w:pStyle w:val="Default"/>
        <w:rPr>
          <w:sz w:val="22"/>
          <w:szCs w:val="22"/>
        </w:rPr>
      </w:pPr>
      <w:r>
        <w:rPr>
          <w:sz w:val="22"/>
          <w:szCs w:val="22"/>
        </w:rPr>
        <w:t xml:space="preserve">                                                      = 312 * 1.19 = </w:t>
      </w:r>
      <w:r w:rsidR="00E106BD">
        <w:rPr>
          <w:sz w:val="22"/>
          <w:szCs w:val="22"/>
        </w:rPr>
        <w:t>3</w:t>
      </w:r>
      <w:r w:rsidR="00F04756">
        <w:rPr>
          <w:sz w:val="22"/>
          <w:szCs w:val="22"/>
        </w:rPr>
        <w:t xml:space="preserve">71.28 points </w:t>
      </w:r>
    </w:p>
    <w:p w14:paraId="207E7771" w14:textId="2947DC49" w:rsidR="00901763" w:rsidRPr="00CE4F82" w:rsidRDefault="00D65FC2" w:rsidP="00D65FC2">
      <w:pPr>
        <w:pStyle w:val="Default"/>
        <w:tabs>
          <w:tab w:val="left" w:pos="4218"/>
        </w:tabs>
        <w:ind w:left="877"/>
        <w:rPr>
          <w:sz w:val="22"/>
          <w:szCs w:val="22"/>
        </w:rPr>
      </w:pPr>
      <w:r>
        <w:rPr>
          <w:sz w:val="22"/>
          <w:szCs w:val="22"/>
        </w:rPr>
        <w:tab/>
      </w:r>
    </w:p>
    <w:p w14:paraId="1D530A58" w14:textId="77777777" w:rsidR="00DF5BDD" w:rsidRDefault="00DF5BDD" w:rsidP="00DF5BDD">
      <w:pPr>
        <w:pStyle w:val="Default"/>
        <w:spacing w:before="3"/>
        <w:ind w:left="2033"/>
        <w:rPr>
          <w:rFonts w:cstheme="minorBidi"/>
          <w:color w:val="auto"/>
          <w:sz w:val="48"/>
          <w:szCs w:val="48"/>
        </w:rPr>
      </w:pPr>
    </w:p>
    <w:p w14:paraId="5A47F66A" w14:textId="6CEA1B15" w:rsidR="00AA5E33" w:rsidRPr="009779E7" w:rsidRDefault="006532EA" w:rsidP="001827FE">
      <w:pPr>
        <w:rPr>
          <w:b/>
          <w:color w:val="2F5496" w:themeColor="accent1" w:themeShade="BF"/>
          <w:sz w:val="28"/>
          <w:szCs w:val="28"/>
        </w:rPr>
      </w:pPr>
      <w:r w:rsidRPr="009779E7">
        <w:rPr>
          <w:b/>
          <w:color w:val="2F5496" w:themeColor="accent1" w:themeShade="BF"/>
          <w:sz w:val="28"/>
          <w:szCs w:val="28"/>
        </w:rPr>
        <w:t xml:space="preserve">Constructive Cost Model or </w:t>
      </w:r>
      <w:r w:rsidR="00EF06E3" w:rsidRPr="009779E7">
        <w:rPr>
          <w:b/>
          <w:color w:val="2F5496" w:themeColor="accent1" w:themeShade="BF"/>
          <w:sz w:val="28"/>
          <w:szCs w:val="28"/>
        </w:rPr>
        <w:t xml:space="preserve">COCOMO </w:t>
      </w:r>
      <w:r w:rsidRPr="009779E7">
        <w:rPr>
          <w:b/>
          <w:color w:val="2F5496" w:themeColor="accent1" w:themeShade="BF"/>
          <w:sz w:val="28"/>
          <w:szCs w:val="28"/>
        </w:rPr>
        <w:t>:</w:t>
      </w:r>
    </w:p>
    <w:p w14:paraId="5ABBE2ED" w14:textId="5F7237D0" w:rsidR="00135CCE" w:rsidRDefault="006532EA" w:rsidP="00135CCE">
      <w:pPr>
        <w:pStyle w:val="Default"/>
        <w:rPr>
          <w:rFonts w:cstheme="minorBidi"/>
          <w:color w:val="auto"/>
        </w:rPr>
      </w:pPr>
      <w:r>
        <w:rPr>
          <w:b/>
          <w:bCs/>
          <w:sz w:val="28"/>
          <w:szCs w:val="28"/>
        </w:rPr>
        <w:t xml:space="preserve">                       </w:t>
      </w:r>
      <w:r w:rsidR="00910022">
        <w:t xml:space="preserve">This model was developed by </w:t>
      </w:r>
      <w:r w:rsidR="00135CCE" w:rsidRPr="00135CCE">
        <w:rPr>
          <w:rFonts w:cstheme="minorBidi"/>
          <w:color w:val="auto"/>
        </w:rPr>
        <w:t xml:space="preserve">Barry Boehm </w:t>
      </w:r>
      <w:r w:rsidR="00135CCE">
        <w:rPr>
          <w:rFonts w:cstheme="minorBidi"/>
          <w:color w:val="auto"/>
        </w:rPr>
        <w:t>and has primality 2 versions . We will analyse our project bas on both of them namely the basic version and the COCOMO II ‘</w:t>
      </w:r>
    </w:p>
    <w:p w14:paraId="50E94C87" w14:textId="77777777" w:rsidR="00135CCE" w:rsidRDefault="00135CCE" w:rsidP="00135CCE">
      <w:pPr>
        <w:pStyle w:val="Default"/>
        <w:rPr>
          <w:rFonts w:cstheme="minorBidi"/>
          <w:color w:val="auto"/>
        </w:rPr>
      </w:pPr>
    </w:p>
    <w:p w14:paraId="56EC85DA" w14:textId="181CF7CB" w:rsidR="00135CCE" w:rsidRDefault="00277699" w:rsidP="00135CCE">
      <w:pPr>
        <w:pStyle w:val="Default"/>
        <w:rPr>
          <w:rFonts w:cstheme="minorBidi"/>
          <w:i/>
          <w:iCs/>
          <w:color w:val="auto"/>
          <w:u w:val="single"/>
        </w:rPr>
      </w:pPr>
      <w:r w:rsidRPr="00277699">
        <w:rPr>
          <w:rFonts w:cstheme="minorBidi"/>
          <w:i/>
          <w:iCs/>
          <w:color w:val="auto"/>
          <w:u w:val="single"/>
        </w:rPr>
        <w:t>Basic COCOMO:</w:t>
      </w:r>
    </w:p>
    <w:p w14:paraId="7D5DECC0" w14:textId="6A222851" w:rsidR="00277699" w:rsidRDefault="00277699" w:rsidP="00135CCE">
      <w:pPr>
        <w:pStyle w:val="Default"/>
        <w:rPr>
          <w:rFonts w:cstheme="minorBidi"/>
          <w:i/>
          <w:iCs/>
          <w:color w:val="auto"/>
          <w:u w:val="single"/>
        </w:rPr>
      </w:pPr>
      <w:r>
        <w:rPr>
          <w:rFonts w:cstheme="minorBidi"/>
          <w:i/>
          <w:iCs/>
          <w:color w:val="auto"/>
          <w:u w:val="single"/>
        </w:rPr>
        <w:t xml:space="preserve">          </w:t>
      </w:r>
    </w:p>
    <w:p w14:paraId="12E91B98" w14:textId="2BAB234A" w:rsidR="00E05D18" w:rsidRDefault="00E05D18" w:rsidP="00135CCE">
      <w:pPr>
        <w:pStyle w:val="Default"/>
        <w:rPr>
          <w:rFonts w:cstheme="minorBidi"/>
          <w:i/>
          <w:iCs/>
          <w:color w:val="auto"/>
        </w:rPr>
      </w:pPr>
      <w:r>
        <w:rPr>
          <w:rFonts w:cstheme="minorBidi"/>
          <w:i/>
          <w:iCs/>
          <w:color w:val="auto"/>
          <w:u w:val="single"/>
        </w:rPr>
        <w:t xml:space="preserve">            </w:t>
      </w:r>
      <w:r>
        <w:rPr>
          <w:rFonts w:cstheme="minorBidi"/>
          <w:i/>
          <w:iCs/>
          <w:color w:val="auto"/>
        </w:rPr>
        <w:t xml:space="preserve">Our model of the project is </w:t>
      </w:r>
      <w:r w:rsidR="00CE48FB">
        <w:rPr>
          <w:rFonts w:cstheme="minorBidi"/>
          <w:i/>
          <w:iCs/>
          <w:color w:val="auto"/>
        </w:rPr>
        <w:t xml:space="preserve">meant to </w:t>
      </w:r>
      <w:r w:rsidR="009A3ED5">
        <w:rPr>
          <w:rFonts w:cstheme="minorBidi"/>
          <w:i/>
          <w:iCs/>
          <w:color w:val="auto"/>
        </w:rPr>
        <w:t xml:space="preserve">be </w:t>
      </w:r>
      <w:r w:rsidR="00D53462">
        <w:rPr>
          <w:rFonts w:cstheme="minorBidi"/>
          <w:i/>
          <w:iCs/>
          <w:color w:val="auto"/>
        </w:rPr>
        <w:t>classified as semi detached as it falls somewhere between the organic and embed</w:t>
      </w:r>
      <w:r w:rsidR="00767993">
        <w:rPr>
          <w:rFonts w:cstheme="minorBidi"/>
          <w:i/>
          <w:iCs/>
          <w:color w:val="auto"/>
        </w:rPr>
        <w:t>ded one .</w:t>
      </w:r>
      <w:r w:rsidR="0058388D">
        <w:rPr>
          <w:rFonts w:cstheme="minorBidi"/>
          <w:i/>
          <w:iCs/>
          <w:color w:val="auto"/>
        </w:rPr>
        <w:t xml:space="preserve">It is based on the definition of what organic and embedded kind of projects are . We are somewhere between a small group trying to accomplish something </w:t>
      </w:r>
      <w:r w:rsidR="00754BCF">
        <w:rPr>
          <w:rFonts w:cstheme="minorBidi"/>
          <w:i/>
          <w:iCs/>
          <w:color w:val="auto"/>
        </w:rPr>
        <w:t xml:space="preserve">based </w:t>
      </w:r>
      <w:r w:rsidR="002C0488">
        <w:rPr>
          <w:rFonts w:cstheme="minorBidi"/>
          <w:i/>
          <w:iCs/>
          <w:color w:val="auto"/>
        </w:rPr>
        <w:t xml:space="preserve">on similar </w:t>
      </w:r>
      <w:r w:rsidR="006300E3">
        <w:rPr>
          <w:rFonts w:cstheme="minorBidi"/>
          <w:i/>
          <w:iCs/>
          <w:color w:val="auto"/>
        </w:rPr>
        <w:t>flexible requirements in an in</w:t>
      </w:r>
      <w:r w:rsidR="007815E9">
        <w:rPr>
          <w:rFonts w:cstheme="minorBidi"/>
          <w:i/>
          <w:iCs/>
          <w:color w:val="auto"/>
        </w:rPr>
        <w:t>-</w:t>
      </w:r>
      <w:r w:rsidR="006300E3">
        <w:rPr>
          <w:rFonts w:cstheme="minorBidi"/>
          <w:i/>
          <w:iCs/>
          <w:color w:val="auto"/>
        </w:rPr>
        <w:t>hous</w:t>
      </w:r>
      <w:r w:rsidR="007815E9">
        <w:rPr>
          <w:rFonts w:cstheme="minorBidi"/>
          <w:i/>
          <w:iCs/>
          <w:color w:val="auto"/>
        </w:rPr>
        <w:t xml:space="preserve">e environment and </w:t>
      </w:r>
      <w:r w:rsidR="00E75174">
        <w:rPr>
          <w:rFonts w:cstheme="minorBidi"/>
          <w:i/>
          <w:iCs/>
          <w:color w:val="auto"/>
        </w:rPr>
        <w:t xml:space="preserve">with also some parts </w:t>
      </w:r>
      <w:r w:rsidR="009A3ED5">
        <w:rPr>
          <w:rFonts w:cstheme="minorBidi"/>
          <w:i/>
          <w:iCs/>
          <w:color w:val="auto"/>
        </w:rPr>
        <w:t>hav</w:t>
      </w:r>
      <w:r w:rsidR="00D41679">
        <w:rPr>
          <w:rFonts w:cstheme="minorBidi"/>
          <w:i/>
          <w:iCs/>
          <w:color w:val="auto"/>
        </w:rPr>
        <w:t>ing</w:t>
      </w:r>
      <w:r w:rsidR="00E75174">
        <w:rPr>
          <w:rFonts w:cstheme="minorBidi"/>
          <w:i/>
          <w:iCs/>
          <w:color w:val="auto"/>
        </w:rPr>
        <w:t xml:space="preserve"> very tight constraints </w:t>
      </w:r>
      <w:r w:rsidR="009A3ED5">
        <w:rPr>
          <w:rFonts w:cstheme="minorBidi"/>
          <w:i/>
          <w:iCs/>
          <w:color w:val="auto"/>
        </w:rPr>
        <w:t xml:space="preserve">as the deployment is being made in the airports and in different countries we are subjected in the framework of various kind of laws and jurisdiction </w:t>
      </w:r>
      <w:r w:rsidR="00D41679">
        <w:rPr>
          <w:rFonts w:cstheme="minorBidi"/>
          <w:i/>
          <w:iCs/>
          <w:color w:val="auto"/>
        </w:rPr>
        <w:t>.</w:t>
      </w:r>
      <w:r w:rsidR="004E4738">
        <w:rPr>
          <w:rFonts w:cstheme="minorBidi"/>
          <w:i/>
          <w:iCs/>
          <w:color w:val="auto"/>
        </w:rPr>
        <w:t xml:space="preserve">This situation perfectly categorise </w:t>
      </w:r>
      <w:r w:rsidR="00DE631D">
        <w:rPr>
          <w:rFonts w:cstheme="minorBidi"/>
          <w:i/>
          <w:iCs/>
          <w:color w:val="auto"/>
        </w:rPr>
        <w:t>our system</w:t>
      </w:r>
      <w:r w:rsidR="004E4738">
        <w:rPr>
          <w:rFonts w:cstheme="minorBidi"/>
          <w:i/>
          <w:iCs/>
          <w:color w:val="auto"/>
        </w:rPr>
        <w:t xml:space="preserve"> amongst the </w:t>
      </w:r>
      <w:r w:rsidR="000D6505">
        <w:rPr>
          <w:rFonts w:cstheme="minorBidi"/>
          <w:i/>
          <w:iCs/>
          <w:color w:val="auto"/>
        </w:rPr>
        <w:t>semi- deta</w:t>
      </w:r>
      <w:r w:rsidR="00191037">
        <w:rPr>
          <w:rFonts w:cstheme="minorBidi"/>
          <w:i/>
          <w:iCs/>
          <w:color w:val="auto"/>
        </w:rPr>
        <w:t xml:space="preserve">ched group of </w:t>
      </w:r>
      <w:r w:rsidR="00F05E1B">
        <w:rPr>
          <w:rFonts w:cstheme="minorBidi"/>
          <w:i/>
          <w:iCs/>
          <w:color w:val="auto"/>
        </w:rPr>
        <w:t xml:space="preserve">system </w:t>
      </w:r>
    </w:p>
    <w:p w14:paraId="3D7ADD85" w14:textId="77777777" w:rsidR="00F05E1B" w:rsidRDefault="00F05E1B" w:rsidP="00135CCE">
      <w:pPr>
        <w:pStyle w:val="Default"/>
        <w:rPr>
          <w:rFonts w:cstheme="minorBidi"/>
          <w:i/>
          <w:iCs/>
          <w:color w:val="auto"/>
        </w:rPr>
      </w:pPr>
    </w:p>
    <w:p w14:paraId="77AE75E8" w14:textId="77777777" w:rsidR="00985AE3" w:rsidRDefault="00F05E1B" w:rsidP="00CB75A1">
      <w:pPr>
        <w:pStyle w:val="Default"/>
        <w:rPr>
          <w:rFonts w:cstheme="minorBidi"/>
          <w:i/>
          <w:iCs/>
          <w:color w:val="auto"/>
        </w:rPr>
      </w:pPr>
      <w:r>
        <w:rPr>
          <w:rFonts w:cstheme="minorBidi"/>
          <w:i/>
          <w:iCs/>
          <w:color w:val="auto"/>
        </w:rPr>
        <w:t xml:space="preserve">          Hence we get our constants for the </w:t>
      </w:r>
      <w:r w:rsidR="00BF557A">
        <w:rPr>
          <w:rFonts w:cstheme="minorBidi"/>
          <w:i/>
          <w:iCs/>
          <w:color w:val="auto"/>
        </w:rPr>
        <w:t xml:space="preserve">effort calculation from the table already defined </w:t>
      </w:r>
      <w:r w:rsidR="00276609">
        <w:rPr>
          <w:rFonts w:cstheme="minorBidi"/>
          <w:i/>
          <w:iCs/>
          <w:color w:val="auto"/>
        </w:rPr>
        <w:t xml:space="preserve">for c and k and they being </w:t>
      </w:r>
      <w:r w:rsidR="001A532F">
        <w:rPr>
          <w:rFonts w:cstheme="minorBidi"/>
          <w:i/>
          <w:iCs/>
          <w:color w:val="auto"/>
        </w:rPr>
        <w:t>3.0 and 1.12 re</w:t>
      </w:r>
      <w:r w:rsidR="006D3967">
        <w:rPr>
          <w:rFonts w:cstheme="minorBidi"/>
          <w:i/>
          <w:iCs/>
          <w:color w:val="auto"/>
        </w:rPr>
        <w:t>spectiv</w:t>
      </w:r>
      <w:r w:rsidR="00985AE3">
        <w:rPr>
          <w:rFonts w:cstheme="minorBidi"/>
          <w:i/>
          <w:iCs/>
          <w:color w:val="auto"/>
        </w:rPr>
        <w:t xml:space="preserve">ely         </w:t>
      </w:r>
    </w:p>
    <w:p w14:paraId="02BD88DD" w14:textId="77777777" w:rsidR="00985AE3" w:rsidRDefault="00985AE3" w:rsidP="00CB75A1">
      <w:pPr>
        <w:pStyle w:val="Default"/>
        <w:rPr>
          <w:rFonts w:cstheme="minorBidi"/>
          <w:i/>
          <w:iCs/>
          <w:color w:val="auto"/>
        </w:rPr>
      </w:pPr>
      <w:r>
        <w:rPr>
          <w:rFonts w:cstheme="minorBidi"/>
          <w:i/>
          <w:iCs/>
          <w:color w:val="auto"/>
        </w:rPr>
        <w:t xml:space="preserve">                       </w:t>
      </w:r>
    </w:p>
    <w:p w14:paraId="5BD2D865" w14:textId="0ACE0879" w:rsidR="006D3967" w:rsidRPr="00E3645A" w:rsidRDefault="00985AE3" w:rsidP="00CB75A1">
      <w:pPr>
        <w:pStyle w:val="Default"/>
        <w:rPr>
          <w:rFonts w:cstheme="minorBidi"/>
          <w:b/>
          <w:color w:val="auto"/>
          <w:sz w:val="28"/>
          <w:szCs w:val="28"/>
          <w:vertAlign w:val="superscript"/>
        </w:rPr>
      </w:pPr>
      <w:r>
        <w:rPr>
          <w:rFonts w:cstheme="minorBidi"/>
          <w:i/>
          <w:iCs/>
          <w:color w:val="auto"/>
        </w:rPr>
        <w:t xml:space="preserve">                                    </w:t>
      </w:r>
      <w:r w:rsidR="00CB75A1" w:rsidRPr="00CB75A1">
        <w:rPr>
          <w:rFonts w:cstheme="minorBidi"/>
          <w:b/>
          <w:bCs/>
          <w:color w:val="auto"/>
          <w:sz w:val="28"/>
          <w:szCs w:val="28"/>
        </w:rPr>
        <w:t>effort = c x size</w:t>
      </w:r>
      <w:r w:rsidR="00E3645A">
        <w:rPr>
          <w:rFonts w:cstheme="minorBidi"/>
          <w:b/>
          <w:bCs/>
          <w:color w:val="auto"/>
          <w:sz w:val="28"/>
          <w:szCs w:val="28"/>
          <w:vertAlign w:val="superscript"/>
        </w:rPr>
        <w:t>k</w:t>
      </w:r>
    </w:p>
    <w:p w14:paraId="43D1E21C" w14:textId="77777777" w:rsidR="00985AE3" w:rsidRDefault="00985AE3" w:rsidP="00CB75A1">
      <w:pPr>
        <w:pStyle w:val="Default"/>
        <w:rPr>
          <w:rFonts w:cstheme="minorBidi"/>
          <w:b/>
          <w:bCs/>
          <w:color w:val="auto"/>
          <w:sz w:val="28"/>
          <w:szCs w:val="28"/>
        </w:rPr>
      </w:pPr>
    </w:p>
    <w:p w14:paraId="524225B1" w14:textId="384E296A" w:rsidR="00985AE3" w:rsidRDefault="00985AE3" w:rsidP="00CB75A1">
      <w:pPr>
        <w:pStyle w:val="Default"/>
        <w:rPr>
          <w:rFonts w:cstheme="minorBidi"/>
          <w:color w:val="auto"/>
        </w:rPr>
      </w:pPr>
      <w:r>
        <w:rPr>
          <w:rFonts w:cstheme="minorBidi"/>
          <w:b/>
          <w:bCs/>
          <w:color w:val="auto"/>
          <w:sz w:val="28"/>
          <w:szCs w:val="28"/>
        </w:rPr>
        <w:t xml:space="preserve">                 </w:t>
      </w:r>
      <w:r w:rsidRPr="00985AE3">
        <w:rPr>
          <w:rFonts w:cstheme="minorBidi"/>
          <w:color w:val="auto"/>
        </w:rPr>
        <w:t>Size here is mea</w:t>
      </w:r>
      <w:r w:rsidR="004E46D2">
        <w:rPr>
          <w:rFonts w:cstheme="minorBidi"/>
          <w:color w:val="auto"/>
        </w:rPr>
        <w:t>sured in terms of term of thousands of lines of co</w:t>
      </w:r>
      <w:r w:rsidR="003F4927">
        <w:rPr>
          <w:rFonts w:cstheme="minorBidi"/>
          <w:color w:val="auto"/>
        </w:rPr>
        <w:t>des(KLOC)</w:t>
      </w:r>
      <w:r w:rsidR="001A7AB8">
        <w:rPr>
          <w:rFonts w:cstheme="minorBidi"/>
          <w:color w:val="auto"/>
        </w:rPr>
        <w:t xml:space="preserve">, and the effort is measured in person months </w:t>
      </w:r>
    </w:p>
    <w:p w14:paraId="354450FA" w14:textId="77777777" w:rsidR="001A7AB8" w:rsidRDefault="001A7AB8" w:rsidP="00CB75A1">
      <w:pPr>
        <w:pStyle w:val="Default"/>
        <w:rPr>
          <w:rFonts w:cstheme="minorBidi"/>
          <w:color w:val="auto"/>
        </w:rPr>
      </w:pPr>
    </w:p>
    <w:p w14:paraId="63316565" w14:textId="0505D0AA" w:rsidR="001A7AB8" w:rsidRDefault="001A7AB8" w:rsidP="00CB75A1">
      <w:pPr>
        <w:pStyle w:val="Default"/>
        <w:rPr>
          <w:rFonts w:cstheme="minorBidi"/>
          <w:color w:val="auto"/>
        </w:rPr>
      </w:pPr>
      <w:r>
        <w:rPr>
          <w:rFonts w:cstheme="minorBidi"/>
          <w:color w:val="auto"/>
        </w:rPr>
        <w:t xml:space="preserve">                    Now </w:t>
      </w:r>
      <w:r w:rsidR="008C0F1C">
        <w:rPr>
          <w:rFonts w:cstheme="minorBidi"/>
          <w:color w:val="auto"/>
        </w:rPr>
        <w:t xml:space="preserve">for this system we are roughly around 20 thousand </w:t>
      </w:r>
      <w:r w:rsidR="0042705A">
        <w:rPr>
          <w:rFonts w:cstheme="minorBidi"/>
          <w:color w:val="auto"/>
        </w:rPr>
        <w:t xml:space="preserve">lines of code </w:t>
      </w:r>
    </w:p>
    <w:p w14:paraId="0FF60AA2" w14:textId="4F2E60FC" w:rsidR="0042705A" w:rsidRPr="00E3645A" w:rsidRDefault="0042705A" w:rsidP="00CB75A1">
      <w:pPr>
        <w:pStyle w:val="Default"/>
        <w:rPr>
          <w:rFonts w:cstheme="minorBidi"/>
          <w:color w:val="auto"/>
          <w:vertAlign w:val="superscript"/>
        </w:rPr>
      </w:pPr>
      <w:r>
        <w:rPr>
          <w:rFonts w:cstheme="minorBidi"/>
          <w:color w:val="auto"/>
        </w:rPr>
        <w:t xml:space="preserve">                   Implies </w:t>
      </w:r>
      <w:r w:rsidR="00904D89">
        <w:rPr>
          <w:rFonts w:cstheme="minorBidi"/>
          <w:color w:val="auto"/>
        </w:rPr>
        <w:t>E</w:t>
      </w:r>
      <w:r>
        <w:rPr>
          <w:rFonts w:cstheme="minorBidi"/>
          <w:color w:val="auto"/>
        </w:rPr>
        <w:t>ffort =</w:t>
      </w:r>
      <w:r w:rsidR="003B0297">
        <w:rPr>
          <w:rFonts w:cstheme="minorBidi"/>
          <w:color w:val="auto"/>
        </w:rPr>
        <w:t xml:space="preserve"> 3.0 </w:t>
      </w:r>
      <w:r w:rsidR="00736A13">
        <w:rPr>
          <w:rFonts w:cstheme="minorBidi"/>
          <w:color w:val="auto"/>
        </w:rPr>
        <w:t>x 20</w:t>
      </w:r>
      <w:r w:rsidR="00E3645A">
        <w:rPr>
          <w:rFonts w:cstheme="minorBidi"/>
          <w:color w:val="auto"/>
          <w:vertAlign w:val="superscript"/>
        </w:rPr>
        <w:t>1</w:t>
      </w:r>
      <w:r w:rsidR="00A07617">
        <w:rPr>
          <w:rFonts w:cstheme="minorBidi"/>
          <w:color w:val="auto"/>
          <w:vertAlign w:val="superscript"/>
        </w:rPr>
        <w:t>.12</w:t>
      </w:r>
    </w:p>
    <w:p w14:paraId="40700BE3" w14:textId="471ADF7E" w:rsidR="00A07617" w:rsidRDefault="00A07617" w:rsidP="00CB75A1">
      <w:pPr>
        <w:pStyle w:val="Default"/>
        <w:rPr>
          <w:rFonts w:cstheme="minorBidi"/>
          <w:color w:val="auto"/>
        </w:rPr>
      </w:pPr>
      <w:r>
        <w:rPr>
          <w:rFonts w:cstheme="minorBidi"/>
          <w:color w:val="auto"/>
        </w:rPr>
        <w:t xml:space="preserve">                                       =</w:t>
      </w:r>
      <w:r w:rsidR="00904D89">
        <w:rPr>
          <w:rFonts w:cstheme="minorBidi"/>
          <w:color w:val="auto"/>
        </w:rPr>
        <w:t xml:space="preserve"> </w:t>
      </w:r>
      <w:r w:rsidR="00B53000">
        <w:rPr>
          <w:rFonts w:cstheme="minorBidi"/>
          <w:color w:val="auto"/>
        </w:rPr>
        <w:t>85.</w:t>
      </w:r>
      <w:r w:rsidR="004252FF">
        <w:rPr>
          <w:rFonts w:cstheme="minorBidi"/>
          <w:color w:val="auto"/>
        </w:rPr>
        <w:t>96</w:t>
      </w:r>
    </w:p>
    <w:p w14:paraId="4314C736" w14:textId="77777777" w:rsidR="002065CE" w:rsidRDefault="002065CE" w:rsidP="00CB75A1">
      <w:pPr>
        <w:pStyle w:val="Default"/>
        <w:rPr>
          <w:rFonts w:cstheme="minorBidi"/>
          <w:color w:val="auto"/>
        </w:rPr>
      </w:pPr>
    </w:p>
    <w:p w14:paraId="0B16CB05" w14:textId="63C0276B" w:rsidR="002065CE" w:rsidRPr="00985AE3" w:rsidRDefault="002065CE" w:rsidP="00CB75A1">
      <w:pPr>
        <w:pStyle w:val="Default"/>
        <w:rPr>
          <w:rFonts w:cstheme="minorBidi"/>
          <w:color w:val="auto"/>
        </w:rPr>
      </w:pPr>
      <w:r>
        <w:rPr>
          <w:rFonts w:cstheme="minorBidi"/>
          <w:color w:val="auto"/>
        </w:rPr>
        <w:t>Furthermore</w:t>
      </w:r>
      <w:r w:rsidR="00EA4F33">
        <w:rPr>
          <w:rFonts w:cstheme="minorBidi"/>
          <w:color w:val="auto"/>
        </w:rPr>
        <w:t>,</w:t>
      </w:r>
      <w:r>
        <w:rPr>
          <w:rFonts w:cstheme="minorBidi"/>
          <w:color w:val="auto"/>
        </w:rPr>
        <w:t xml:space="preserve"> we will delve </w:t>
      </w:r>
      <w:r w:rsidR="003801E6">
        <w:rPr>
          <w:rFonts w:cstheme="minorBidi"/>
          <w:color w:val="auto"/>
        </w:rPr>
        <w:t>i</w:t>
      </w:r>
      <w:r w:rsidR="00F9349F">
        <w:rPr>
          <w:rFonts w:cstheme="minorBidi"/>
          <w:color w:val="auto"/>
        </w:rPr>
        <w:t xml:space="preserve">nto explaining </w:t>
      </w:r>
      <w:r w:rsidR="00EA4F33">
        <w:rPr>
          <w:rFonts w:cstheme="minorBidi"/>
          <w:color w:val="auto"/>
        </w:rPr>
        <w:t xml:space="preserve">our system based on the </w:t>
      </w:r>
      <w:r w:rsidR="002D31CD">
        <w:rPr>
          <w:rFonts w:cstheme="minorBidi"/>
          <w:color w:val="auto"/>
        </w:rPr>
        <w:t xml:space="preserve">model of </w:t>
      </w:r>
      <w:r w:rsidR="0011206D">
        <w:rPr>
          <w:rFonts w:cstheme="minorBidi"/>
          <w:color w:val="auto"/>
        </w:rPr>
        <w:t>COCOMO but a through a more modern approach</w:t>
      </w:r>
    </w:p>
    <w:p w14:paraId="4E7AAD55" w14:textId="77777777" w:rsidR="00E52EE2" w:rsidRDefault="00E52EE2" w:rsidP="00CB75A1">
      <w:pPr>
        <w:pStyle w:val="Default"/>
        <w:rPr>
          <w:rFonts w:cstheme="minorBidi"/>
          <w:color w:val="auto"/>
        </w:rPr>
      </w:pPr>
    </w:p>
    <w:p w14:paraId="02C2B785" w14:textId="77777777" w:rsidR="00E52EE2" w:rsidRDefault="00E52EE2" w:rsidP="00CB75A1">
      <w:pPr>
        <w:pStyle w:val="Default"/>
        <w:rPr>
          <w:rFonts w:cstheme="minorBidi"/>
          <w:color w:val="auto"/>
        </w:rPr>
      </w:pPr>
    </w:p>
    <w:p w14:paraId="42D72A32" w14:textId="77777777" w:rsidR="00E52EE2" w:rsidRDefault="00E52EE2" w:rsidP="00CB75A1">
      <w:pPr>
        <w:pStyle w:val="Default"/>
        <w:rPr>
          <w:rFonts w:cstheme="minorBidi"/>
          <w:color w:val="auto"/>
        </w:rPr>
      </w:pPr>
    </w:p>
    <w:p w14:paraId="22C8CCA4" w14:textId="77777777" w:rsidR="00E52EE2" w:rsidRDefault="00E52EE2" w:rsidP="00CB75A1">
      <w:pPr>
        <w:pStyle w:val="Default"/>
        <w:rPr>
          <w:rFonts w:cstheme="minorBidi"/>
          <w:color w:val="auto"/>
        </w:rPr>
      </w:pPr>
    </w:p>
    <w:p w14:paraId="6289A180" w14:textId="77777777" w:rsidR="00E52EE2" w:rsidRDefault="00E52EE2" w:rsidP="00CB75A1">
      <w:pPr>
        <w:pStyle w:val="Default"/>
        <w:rPr>
          <w:rFonts w:cstheme="minorBidi"/>
          <w:color w:val="auto"/>
        </w:rPr>
      </w:pPr>
    </w:p>
    <w:p w14:paraId="32145343" w14:textId="77777777" w:rsidR="00E52EE2" w:rsidRPr="00985AE3" w:rsidRDefault="00E52EE2" w:rsidP="00CB75A1">
      <w:pPr>
        <w:pStyle w:val="Default"/>
        <w:rPr>
          <w:rFonts w:cstheme="minorBidi"/>
          <w:color w:val="auto"/>
        </w:rPr>
      </w:pPr>
    </w:p>
    <w:p w14:paraId="57560706" w14:textId="74FD9681" w:rsidR="006532EA" w:rsidRPr="00A41FAA" w:rsidRDefault="006532EA" w:rsidP="001827FE"/>
    <w:p w14:paraId="32D39F5A" w14:textId="77777777" w:rsidR="00DE2CA6" w:rsidRDefault="00DE2CA6" w:rsidP="001827FE">
      <w:pPr>
        <w:rPr>
          <w:i/>
          <w:iCs/>
          <w:sz w:val="28"/>
          <w:szCs w:val="28"/>
          <w:u w:val="single"/>
        </w:rPr>
      </w:pPr>
    </w:p>
    <w:p w14:paraId="22044E50" w14:textId="77777777" w:rsidR="00DE2CA6" w:rsidRDefault="00DE2CA6" w:rsidP="001827FE">
      <w:pPr>
        <w:rPr>
          <w:i/>
          <w:iCs/>
          <w:sz w:val="28"/>
          <w:szCs w:val="28"/>
          <w:u w:val="single"/>
        </w:rPr>
      </w:pPr>
    </w:p>
    <w:p w14:paraId="3743F35A" w14:textId="77777777" w:rsidR="00DE2CA6" w:rsidRDefault="00DE2CA6" w:rsidP="001827FE">
      <w:pPr>
        <w:rPr>
          <w:i/>
          <w:iCs/>
          <w:sz w:val="28"/>
          <w:szCs w:val="28"/>
          <w:u w:val="single"/>
        </w:rPr>
      </w:pPr>
    </w:p>
    <w:p w14:paraId="2B17FC6D" w14:textId="34FA58C2" w:rsidR="00521F08" w:rsidRPr="009779E7" w:rsidRDefault="00E52EE2" w:rsidP="001827FE">
      <w:pPr>
        <w:rPr>
          <w:i/>
          <w:color w:val="2F5496" w:themeColor="accent1" w:themeShade="BF"/>
          <w:sz w:val="28"/>
          <w:szCs w:val="28"/>
          <w:u w:val="single"/>
        </w:rPr>
      </w:pPr>
      <w:r w:rsidRPr="009779E7">
        <w:rPr>
          <w:i/>
          <w:color w:val="2F5496" w:themeColor="accent1" w:themeShade="BF"/>
          <w:sz w:val="28"/>
          <w:szCs w:val="28"/>
          <w:u w:val="single"/>
        </w:rPr>
        <w:t>COCOMO II</w:t>
      </w:r>
    </w:p>
    <w:p w14:paraId="2EB3D0C3" w14:textId="77777777" w:rsidR="001827FE" w:rsidRPr="001827FE" w:rsidRDefault="001827FE" w:rsidP="001827FE"/>
    <w:p w14:paraId="1377529C" w14:textId="6B92E11B" w:rsidR="001827FE" w:rsidRPr="001827FE" w:rsidRDefault="00B969F8" w:rsidP="001827FE">
      <w:r>
        <w:t>The</w:t>
      </w:r>
      <w:r w:rsidR="00B36581">
        <w:t xml:space="preserve"> model so far is the most flexible one in terms as to when and what stage of our project is being considered. </w:t>
      </w:r>
      <w:r w:rsidR="000E1449">
        <w:t>For instance, COCOMO II can be applied to</w:t>
      </w:r>
      <w:r w:rsidR="00D06248">
        <w:t xml:space="preserve"> </w:t>
      </w:r>
      <w:r w:rsidR="00D61C73">
        <w:t xml:space="preserve">early stage that is way before the </w:t>
      </w:r>
      <w:r w:rsidR="00B57106">
        <w:t xml:space="preserve">system is being designed or the post architecture one , the one that is applied once </w:t>
      </w:r>
      <w:r w:rsidR="002E261B">
        <w:t xml:space="preserve">the </w:t>
      </w:r>
      <w:r w:rsidR="001D752D">
        <w:t>system is implemented .</w:t>
      </w:r>
    </w:p>
    <w:p w14:paraId="3CDB10D2" w14:textId="77777777" w:rsidR="001D752D" w:rsidRDefault="001D752D" w:rsidP="001827FE"/>
    <w:p w14:paraId="00FEDF7A" w14:textId="38C85E02" w:rsidR="001D752D" w:rsidRPr="001827FE" w:rsidRDefault="00777C4E" w:rsidP="001827FE">
      <w:r>
        <w:t xml:space="preserve">Considering we are at the early stage of our development </w:t>
      </w:r>
      <w:r w:rsidR="00C03321">
        <w:t xml:space="preserve">we now will </w:t>
      </w:r>
      <w:r w:rsidR="00D36554">
        <w:t xml:space="preserve">try dissecting our project for the estimation of effort </w:t>
      </w:r>
      <w:r w:rsidR="00BF58F9">
        <w:t>using COCOMO II .</w:t>
      </w:r>
    </w:p>
    <w:p w14:paraId="08F734D3" w14:textId="04B57C94" w:rsidR="00BF58F9" w:rsidRPr="001827FE" w:rsidRDefault="00BF58F9" w:rsidP="001827FE">
      <w:r>
        <w:t xml:space="preserve">  So this one works </w:t>
      </w:r>
      <w:r w:rsidR="00585803">
        <w:t>by</w:t>
      </w:r>
    </w:p>
    <w:p w14:paraId="5511361F" w14:textId="5B63AC0A" w:rsidR="00585803" w:rsidRPr="001827FE" w:rsidRDefault="00585803" w:rsidP="001827FE">
      <w:r>
        <w:t xml:space="preserve">                 Calculating effort in terms </w:t>
      </w:r>
      <w:r w:rsidR="006748BE">
        <w:t xml:space="preserve">of person months by the </w:t>
      </w:r>
      <w:r w:rsidR="00661EAC">
        <w:t xml:space="preserve">given formula </w:t>
      </w:r>
    </w:p>
    <w:p w14:paraId="2704179D" w14:textId="77777777" w:rsidR="00661EAC" w:rsidRDefault="00661EAC" w:rsidP="00661EAC">
      <w:pPr>
        <w:pStyle w:val="Default"/>
      </w:pPr>
      <w:r>
        <w:t xml:space="preserve">                                     </w:t>
      </w:r>
    </w:p>
    <w:p w14:paraId="3D086646" w14:textId="3FFBD6EA" w:rsidR="00661EAC" w:rsidRPr="00272D2D" w:rsidRDefault="00661EAC" w:rsidP="00661EAC">
      <w:pPr>
        <w:rPr>
          <w:rFonts w:ascii="Calibri" w:hAnsi="Calibri" w:cs="Calibri"/>
          <w:b/>
          <w:sz w:val="32"/>
          <w:szCs w:val="32"/>
        </w:rPr>
      </w:pPr>
      <w:r>
        <w:rPr>
          <w:sz w:val="32"/>
          <w:szCs w:val="32"/>
        </w:rPr>
        <w:t xml:space="preserve">               </w:t>
      </w:r>
      <w:r w:rsidRPr="00272D2D">
        <w:rPr>
          <w:b/>
          <w:sz w:val="32"/>
          <w:szCs w:val="32"/>
        </w:rPr>
        <w:t>pm = A(size)</w:t>
      </w:r>
      <w:r w:rsidRPr="00272D2D">
        <w:rPr>
          <w:b/>
          <w:sz w:val="32"/>
          <w:szCs w:val="32"/>
          <w:vertAlign w:val="superscript"/>
        </w:rPr>
        <w:t>(sf)</w:t>
      </w:r>
      <w:r w:rsidRPr="00272D2D">
        <w:rPr>
          <w:b/>
          <w:sz w:val="32"/>
          <w:szCs w:val="32"/>
        </w:rPr>
        <w:t xml:space="preserve"> </w:t>
      </w:r>
      <w:r w:rsidRPr="00272D2D">
        <w:rPr>
          <w:rFonts w:ascii="Calibri" w:hAnsi="Calibri" w:cs="Calibri"/>
          <w:b/>
          <w:sz w:val="32"/>
          <w:szCs w:val="32"/>
        </w:rPr>
        <w:t>×(em1) ×(em2) ×(em3)</w:t>
      </w:r>
      <w:r w:rsidRPr="00272D2D">
        <w:rPr>
          <w:rFonts w:ascii="Arial" w:hAnsi="Arial" w:cs="Arial"/>
          <w:b/>
          <w:sz w:val="32"/>
          <w:szCs w:val="32"/>
        </w:rPr>
        <w:t>…</w:t>
      </w:r>
      <w:r w:rsidRPr="00272D2D">
        <w:rPr>
          <w:rFonts w:ascii="Calibri" w:hAnsi="Calibri" w:cs="Calibri"/>
          <w:b/>
          <w:sz w:val="32"/>
          <w:szCs w:val="32"/>
        </w:rPr>
        <w:t>.</w:t>
      </w:r>
    </w:p>
    <w:p w14:paraId="4D1938A8" w14:textId="77777777" w:rsidR="007070FE" w:rsidRDefault="007070FE" w:rsidP="00661EAC">
      <w:pPr>
        <w:rPr>
          <w:rFonts w:ascii="Calibri" w:hAnsi="Calibri" w:cs="Calibri"/>
          <w:sz w:val="32"/>
          <w:szCs w:val="32"/>
        </w:rPr>
      </w:pPr>
    </w:p>
    <w:p w14:paraId="0C82FD20" w14:textId="782A26CB" w:rsidR="007070FE" w:rsidRDefault="007070FE" w:rsidP="00661EAC">
      <w:pPr>
        <w:rPr>
          <w:rFonts w:ascii="Calibri" w:hAnsi="Calibri" w:cs="Calibri"/>
        </w:rPr>
      </w:pPr>
      <w:r>
        <w:rPr>
          <w:rFonts w:ascii="Calibri" w:hAnsi="Calibri" w:cs="Calibri"/>
          <w:sz w:val="32"/>
          <w:szCs w:val="32"/>
        </w:rPr>
        <w:t xml:space="preserve">               </w:t>
      </w:r>
      <w:r>
        <w:rPr>
          <w:rFonts w:ascii="Calibri" w:hAnsi="Calibri" w:cs="Calibri"/>
        </w:rPr>
        <w:t>Values of each element on the right hand side are as follows :</w:t>
      </w:r>
    </w:p>
    <w:p w14:paraId="38FF9F11" w14:textId="19E3173E" w:rsidR="007070FE" w:rsidRDefault="007070FE" w:rsidP="00661EAC">
      <w:pPr>
        <w:rPr>
          <w:rFonts w:ascii="Calibri" w:hAnsi="Calibri" w:cs="Calibri"/>
        </w:rPr>
      </w:pPr>
      <w:r>
        <w:rPr>
          <w:rFonts w:ascii="Calibri" w:hAnsi="Calibri" w:cs="Calibri"/>
        </w:rPr>
        <w:t xml:space="preserve">                    A = </w:t>
      </w:r>
      <w:r w:rsidR="00586384">
        <w:rPr>
          <w:rFonts w:ascii="Calibri" w:hAnsi="Calibri" w:cs="Calibri"/>
        </w:rPr>
        <w:t>2.94</w:t>
      </w:r>
    </w:p>
    <w:p w14:paraId="5C508C4A" w14:textId="36F27B47" w:rsidR="00586384" w:rsidRDefault="00586384" w:rsidP="00661EAC">
      <w:pPr>
        <w:rPr>
          <w:rFonts w:ascii="Calibri" w:hAnsi="Calibri" w:cs="Calibri"/>
        </w:rPr>
      </w:pPr>
      <w:r>
        <w:rPr>
          <w:rFonts w:ascii="Calibri" w:hAnsi="Calibri" w:cs="Calibri"/>
        </w:rPr>
        <w:t xml:space="preserve">                    Size =  </w:t>
      </w:r>
      <w:r w:rsidR="004D2C4A">
        <w:rPr>
          <w:rFonts w:ascii="Calibri" w:hAnsi="Calibri" w:cs="Calibri"/>
        </w:rPr>
        <w:t>20 KLOC</w:t>
      </w:r>
    </w:p>
    <w:p w14:paraId="5DA0D232" w14:textId="154F85B6" w:rsidR="004D2C4A" w:rsidRDefault="004D2C4A" w:rsidP="00661EAC">
      <w:pPr>
        <w:rPr>
          <w:rFonts w:ascii="Calibri" w:hAnsi="Calibri" w:cs="Calibri"/>
        </w:rPr>
      </w:pPr>
      <w:r>
        <w:rPr>
          <w:rFonts w:ascii="Calibri" w:hAnsi="Calibri" w:cs="Calibri"/>
        </w:rPr>
        <w:t xml:space="preserve">                    </w:t>
      </w:r>
      <w:r w:rsidR="001A0B1E">
        <w:rPr>
          <w:rFonts w:ascii="Calibri" w:hAnsi="Calibri" w:cs="Calibri"/>
        </w:rPr>
        <w:t>Sf =</w:t>
      </w:r>
      <w:r w:rsidR="00FA6AAC">
        <w:rPr>
          <w:rFonts w:ascii="Calibri" w:hAnsi="Calibri" w:cs="Calibri"/>
        </w:rPr>
        <w:t xml:space="preserve"> scale factor </w:t>
      </w:r>
    </w:p>
    <w:p w14:paraId="1672B609" w14:textId="236E903C" w:rsidR="00FA6AAC" w:rsidRDefault="00FA6AAC" w:rsidP="00661EAC">
      <w:pPr>
        <w:rPr>
          <w:rFonts w:ascii="Calibri" w:hAnsi="Calibri" w:cs="Calibri"/>
        </w:rPr>
      </w:pPr>
      <w:r>
        <w:rPr>
          <w:rFonts w:ascii="Calibri" w:hAnsi="Calibri" w:cs="Calibri"/>
        </w:rPr>
        <w:t xml:space="preserve">                    </w:t>
      </w:r>
      <w:r w:rsidR="003A74B1">
        <w:rPr>
          <w:rFonts w:ascii="Calibri" w:hAnsi="Calibri" w:cs="Calibri"/>
        </w:rPr>
        <w:t xml:space="preserve">And em1 , em2 … are effort multiplier depending upon the kind of project that is </w:t>
      </w:r>
      <w:r w:rsidR="009E183A">
        <w:rPr>
          <w:rFonts w:ascii="Calibri" w:hAnsi="Calibri" w:cs="Calibri"/>
        </w:rPr>
        <w:t xml:space="preserve">                        </w:t>
      </w:r>
      <w:r w:rsidR="00AD3D7F">
        <w:rPr>
          <w:rFonts w:ascii="Calibri" w:hAnsi="Calibri" w:cs="Calibri"/>
        </w:rPr>
        <w:t xml:space="preserve">                </w:t>
      </w:r>
      <w:r w:rsidR="003A74B1">
        <w:rPr>
          <w:rFonts w:ascii="Calibri" w:hAnsi="Calibri" w:cs="Calibri"/>
        </w:rPr>
        <w:t>being dealt</w:t>
      </w:r>
      <w:r w:rsidR="009E183A">
        <w:rPr>
          <w:rFonts w:ascii="Calibri" w:hAnsi="Calibri" w:cs="Calibri"/>
        </w:rPr>
        <w:t xml:space="preserve"> with  </w:t>
      </w:r>
    </w:p>
    <w:p w14:paraId="2613B1D4" w14:textId="77777777" w:rsidR="00792548" w:rsidRDefault="00792548" w:rsidP="00661EAC">
      <w:pPr>
        <w:rPr>
          <w:rFonts w:ascii="Calibri" w:hAnsi="Calibri" w:cs="Calibri"/>
        </w:rPr>
      </w:pPr>
    </w:p>
    <w:p w14:paraId="17E30345" w14:textId="4C3EF29A" w:rsidR="00792548" w:rsidRDefault="00792548" w:rsidP="00661EAC">
      <w:pPr>
        <w:rPr>
          <w:rFonts w:ascii="Calibri" w:hAnsi="Calibri" w:cs="Calibri"/>
        </w:rPr>
      </w:pPr>
      <w:r>
        <w:rPr>
          <w:rFonts w:ascii="Calibri" w:hAnsi="Calibri" w:cs="Calibri"/>
        </w:rPr>
        <w:t xml:space="preserve">              </w:t>
      </w:r>
      <w:r w:rsidR="00C77AAC">
        <w:rPr>
          <w:rFonts w:ascii="Calibri" w:hAnsi="Calibri" w:cs="Calibri"/>
        </w:rPr>
        <w:t xml:space="preserve">     The </w:t>
      </w:r>
      <w:r w:rsidR="009F5906">
        <w:rPr>
          <w:rFonts w:ascii="Calibri" w:hAnsi="Calibri" w:cs="Calibri"/>
        </w:rPr>
        <w:t xml:space="preserve">calculation of </w:t>
      </w:r>
      <w:r w:rsidR="00C77AAC">
        <w:rPr>
          <w:rFonts w:ascii="Calibri" w:hAnsi="Calibri" w:cs="Calibri"/>
        </w:rPr>
        <w:t xml:space="preserve"> </w:t>
      </w:r>
      <w:r w:rsidR="008956BB">
        <w:rPr>
          <w:rFonts w:ascii="Calibri" w:hAnsi="Calibri" w:cs="Calibri"/>
        </w:rPr>
        <w:t>scale facto</w:t>
      </w:r>
      <w:r w:rsidR="009F5906">
        <w:rPr>
          <w:rFonts w:ascii="Calibri" w:hAnsi="Calibri" w:cs="Calibri"/>
        </w:rPr>
        <w:t>r :</w:t>
      </w:r>
    </w:p>
    <w:p w14:paraId="33A98718" w14:textId="13B8B8C6" w:rsidR="009F5906" w:rsidRDefault="009F5906" w:rsidP="00272D2D">
      <w:pPr>
        <w:pStyle w:val="Default"/>
        <w:rPr>
          <w:b/>
          <w:color w:val="auto"/>
          <w:sz w:val="28"/>
          <w:szCs w:val="28"/>
        </w:rPr>
      </w:pPr>
      <w:r>
        <w:rPr>
          <w:rFonts w:ascii="Calibri" w:hAnsi="Calibri" w:cs="Calibri"/>
        </w:rPr>
        <w:t xml:space="preserve">                           </w:t>
      </w:r>
      <w:r w:rsidR="00272D2D" w:rsidRPr="00ED2917">
        <w:rPr>
          <w:rFonts w:cstheme="minorBidi"/>
          <w:b/>
          <w:color w:val="auto"/>
          <w:sz w:val="28"/>
          <w:szCs w:val="28"/>
        </w:rPr>
        <w:t xml:space="preserve">sf = B + 0.01 </w:t>
      </w:r>
      <w:r w:rsidR="00272D2D" w:rsidRPr="00ED2917">
        <w:rPr>
          <w:rFonts w:ascii="Calibri" w:hAnsi="Calibri" w:cs="Calibri"/>
          <w:b/>
          <w:color w:val="auto"/>
          <w:sz w:val="28"/>
          <w:szCs w:val="28"/>
        </w:rPr>
        <w:t>×</w:t>
      </w:r>
      <w:r w:rsidR="00272D2D" w:rsidRPr="00ED2917">
        <w:rPr>
          <w:b/>
          <w:color w:val="auto"/>
          <w:sz w:val="28"/>
          <w:szCs w:val="28"/>
        </w:rPr>
        <w:t>Σscale factor values</w:t>
      </w:r>
    </w:p>
    <w:p w14:paraId="4C86738C" w14:textId="13B8B8C6" w:rsidR="00DF7A76" w:rsidRDefault="00DF7A76" w:rsidP="00272D2D">
      <w:pPr>
        <w:pStyle w:val="Default"/>
        <w:rPr>
          <w:b/>
          <w:color w:val="auto"/>
          <w:sz w:val="22"/>
          <w:szCs w:val="22"/>
        </w:rPr>
      </w:pPr>
      <w:r>
        <w:rPr>
          <w:b/>
          <w:bCs/>
          <w:color w:val="auto"/>
          <w:sz w:val="28"/>
          <w:szCs w:val="28"/>
        </w:rPr>
        <w:t xml:space="preserve">                </w:t>
      </w:r>
      <w:r w:rsidRPr="000363C3">
        <w:rPr>
          <w:i/>
          <w:color w:val="auto"/>
          <w:sz w:val="22"/>
          <w:szCs w:val="22"/>
        </w:rPr>
        <w:t xml:space="preserve">where </w:t>
      </w:r>
      <w:r w:rsidR="00F20245" w:rsidRPr="000363C3">
        <w:rPr>
          <w:i/>
          <w:color w:val="auto"/>
          <w:sz w:val="22"/>
          <w:szCs w:val="22"/>
        </w:rPr>
        <w:t xml:space="preserve">B is a constant with value </w:t>
      </w:r>
      <w:r w:rsidR="00E31016" w:rsidRPr="000363C3">
        <w:rPr>
          <w:i/>
          <w:color w:val="auto"/>
          <w:sz w:val="22"/>
          <w:szCs w:val="22"/>
        </w:rPr>
        <w:t>0.91 (</w:t>
      </w:r>
      <w:r w:rsidR="00BF1F2A" w:rsidRPr="000363C3">
        <w:rPr>
          <w:i/>
          <w:color w:val="auto"/>
          <w:sz w:val="22"/>
          <w:szCs w:val="22"/>
        </w:rPr>
        <w:t>value found through normalization o</w:t>
      </w:r>
      <w:r w:rsidR="009A5D1E" w:rsidRPr="000363C3">
        <w:rPr>
          <w:i/>
          <w:color w:val="auto"/>
          <w:sz w:val="22"/>
          <w:szCs w:val="22"/>
        </w:rPr>
        <w:t xml:space="preserve">f </w:t>
      </w:r>
      <w:r w:rsidR="009A5D1E" w:rsidRPr="000363C3">
        <w:rPr>
          <w:i/>
          <w:iCs/>
          <w:color w:val="auto"/>
          <w:sz w:val="22"/>
          <w:szCs w:val="22"/>
        </w:rPr>
        <w:t>va</w:t>
      </w:r>
      <w:r w:rsidR="000363C3">
        <w:rPr>
          <w:i/>
          <w:iCs/>
          <w:color w:val="auto"/>
          <w:sz w:val="22"/>
          <w:szCs w:val="22"/>
        </w:rPr>
        <w:t>r</w:t>
      </w:r>
      <w:r w:rsidR="009A5D1E" w:rsidRPr="000363C3">
        <w:rPr>
          <w:i/>
          <w:iCs/>
          <w:color w:val="auto"/>
          <w:sz w:val="22"/>
          <w:szCs w:val="22"/>
        </w:rPr>
        <w:t>ious</w:t>
      </w:r>
      <w:r w:rsidR="009A5D1E" w:rsidRPr="000363C3">
        <w:rPr>
          <w:i/>
          <w:color w:val="auto"/>
          <w:sz w:val="22"/>
          <w:szCs w:val="22"/>
        </w:rPr>
        <w:t xml:space="preserve"> factors</w:t>
      </w:r>
      <w:r w:rsidR="00E31016" w:rsidRPr="000363C3">
        <w:rPr>
          <w:i/>
          <w:color w:val="auto"/>
          <w:sz w:val="22"/>
          <w:szCs w:val="22"/>
        </w:rPr>
        <w:t>)</w:t>
      </w:r>
      <w:r w:rsidRPr="000363C3">
        <w:rPr>
          <w:b/>
          <w:color w:val="auto"/>
          <w:sz w:val="22"/>
          <w:szCs w:val="22"/>
        </w:rPr>
        <w:t xml:space="preserve"> </w:t>
      </w:r>
    </w:p>
    <w:p w14:paraId="21C87FCF" w14:textId="13B8B8C6" w:rsidR="00107ED2" w:rsidRDefault="00107ED2" w:rsidP="00272D2D">
      <w:pPr>
        <w:pStyle w:val="Default"/>
        <w:rPr>
          <w:b/>
          <w:bCs/>
          <w:color w:val="auto"/>
          <w:sz w:val="22"/>
          <w:szCs w:val="22"/>
        </w:rPr>
      </w:pPr>
    </w:p>
    <w:p w14:paraId="03D81AFE" w14:textId="13B8B8C6" w:rsidR="00A01405" w:rsidRPr="00107ED2" w:rsidRDefault="00107ED2" w:rsidP="00A01405">
      <w:pPr>
        <w:pStyle w:val="Default"/>
        <w:rPr>
          <w:i/>
        </w:rPr>
      </w:pPr>
      <w:r w:rsidRPr="00107ED2">
        <w:rPr>
          <w:i/>
          <w:iCs/>
          <w:color w:val="auto"/>
          <w:sz w:val="22"/>
          <w:szCs w:val="22"/>
        </w:rPr>
        <w:t>Calculating the relevant effort multiplier :</w:t>
      </w:r>
    </w:p>
    <w:p w14:paraId="7B149C4C" w14:textId="13B8B8C6" w:rsidR="00A01405" w:rsidRPr="00A01405" w:rsidRDefault="00A01405" w:rsidP="00A01405">
      <w:pPr>
        <w:pStyle w:val="Default"/>
        <w:rPr>
          <w:rFonts w:cstheme="minorBidi"/>
          <w:color w:val="auto"/>
          <w:sz w:val="22"/>
          <w:szCs w:val="22"/>
        </w:rPr>
      </w:pPr>
      <w:r w:rsidRPr="00A01405">
        <w:rPr>
          <w:rFonts w:cstheme="minorBidi"/>
          <w:color w:val="auto"/>
          <w:sz w:val="22"/>
          <w:szCs w:val="22"/>
        </w:rPr>
        <w:t xml:space="preserve">Precedentedness </w:t>
      </w:r>
    </w:p>
    <w:p w14:paraId="5D66CB2E" w14:textId="13B8B8C6" w:rsidR="007070FE" w:rsidRDefault="0012186A" w:rsidP="00196A1D">
      <w:pPr>
        <w:pStyle w:val="Default"/>
        <w:rPr>
          <w:color w:val="auto"/>
          <w:sz w:val="22"/>
          <w:szCs w:val="22"/>
        </w:rPr>
      </w:pPr>
      <w:r>
        <w:rPr>
          <w:b/>
          <w:bCs/>
          <w:color w:val="auto"/>
          <w:sz w:val="22"/>
          <w:szCs w:val="22"/>
        </w:rPr>
        <w:t xml:space="preserve">PREC : </w:t>
      </w:r>
      <w:r>
        <w:rPr>
          <w:color w:val="auto"/>
          <w:sz w:val="22"/>
          <w:szCs w:val="22"/>
        </w:rPr>
        <w:t xml:space="preserve">degree to which past projects can be taken into accounted </w:t>
      </w:r>
    </w:p>
    <w:p w14:paraId="1CEC2B20" w14:textId="61F33037" w:rsidR="00196A1D" w:rsidRDefault="00196A1D" w:rsidP="00196A1D">
      <w:pPr>
        <w:pStyle w:val="Default"/>
        <w:rPr>
          <w:color w:val="auto"/>
          <w:sz w:val="22"/>
          <w:szCs w:val="22"/>
        </w:rPr>
      </w:pPr>
      <w:r>
        <w:rPr>
          <w:color w:val="auto"/>
          <w:sz w:val="22"/>
          <w:szCs w:val="22"/>
        </w:rPr>
        <w:t>is high therefore the score is 2.48</w:t>
      </w:r>
    </w:p>
    <w:p w14:paraId="5ED13E21" w14:textId="13B8B8C6" w:rsidR="005668D3" w:rsidRDefault="0096516E" w:rsidP="00196A1D">
      <w:pPr>
        <w:pStyle w:val="Default"/>
        <w:rPr>
          <w:color w:val="auto"/>
          <w:sz w:val="22"/>
          <w:szCs w:val="22"/>
        </w:rPr>
      </w:pPr>
      <w:r>
        <w:rPr>
          <w:color w:val="auto"/>
          <w:sz w:val="22"/>
          <w:szCs w:val="22"/>
        </w:rPr>
        <w:t>Development Flexibility</w:t>
      </w:r>
    </w:p>
    <w:p w14:paraId="1B45706D" w14:textId="46D94712" w:rsidR="00760FAC" w:rsidRPr="000C07AA" w:rsidRDefault="0096516E" w:rsidP="00196A1D">
      <w:pPr>
        <w:pStyle w:val="Default"/>
        <w:rPr>
          <w:color w:val="auto"/>
          <w:sz w:val="22"/>
          <w:szCs w:val="22"/>
        </w:rPr>
      </w:pPr>
      <w:r w:rsidRPr="0096516E">
        <w:rPr>
          <w:b/>
          <w:bCs/>
          <w:color w:val="auto"/>
          <w:sz w:val="22"/>
          <w:szCs w:val="22"/>
        </w:rPr>
        <w:t>FLEX :</w:t>
      </w:r>
      <w:r w:rsidR="00D35172">
        <w:rPr>
          <w:b/>
          <w:bCs/>
          <w:color w:val="auto"/>
          <w:sz w:val="22"/>
          <w:szCs w:val="22"/>
        </w:rPr>
        <w:t xml:space="preserve"> </w:t>
      </w:r>
      <w:r w:rsidR="00C81D65" w:rsidRPr="000C07AA">
        <w:rPr>
          <w:color w:val="auto"/>
          <w:sz w:val="22"/>
          <w:szCs w:val="22"/>
        </w:rPr>
        <w:t xml:space="preserve">degree of flexibility while </w:t>
      </w:r>
      <w:r w:rsidR="00760FAC" w:rsidRPr="000C07AA">
        <w:rPr>
          <w:color w:val="auto"/>
          <w:sz w:val="22"/>
          <w:szCs w:val="22"/>
        </w:rPr>
        <w:t>implement</w:t>
      </w:r>
      <w:r w:rsidR="000C07AA" w:rsidRPr="000C07AA">
        <w:rPr>
          <w:color w:val="auto"/>
          <w:sz w:val="22"/>
          <w:szCs w:val="22"/>
        </w:rPr>
        <w:t>ing the project</w:t>
      </w:r>
      <w:r w:rsidR="000C07AA">
        <w:rPr>
          <w:b/>
          <w:bCs/>
          <w:color w:val="auto"/>
          <w:sz w:val="22"/>
          <w:szCs w:val="22"/>
        </w:rPr>
        <w:t xml:space="preserve"> </w:t>
      </w:r>
      <w:r w:rsidR="000C07AA">
        <w:rPr>
          <w:color w:val="auto"/>
          <w:sz w:val="22"/>
          <w:szCs w:val="22"/>
        </w:rPr>
        <w:t xml:space="preserve">is nominal </w:t>
      </w:r>
      <w:r w:rsidR="00747E8F">
        <w:rPr>
          <w:color w:val="auto"/>
          <w:sz w:val="22"/>
          <w:szCs w:val="22"/>
        </w:rPr>
        <w:t xml:space="preserve">hence the score for this </w:t>
      </w:r>
      <w:r w:rsidR="009E6C9E">
        <w:rPr>
          <w:color w:val="auto"/>
          <w:sz w:val="22"/>
          <w:szCs w:val="22"/>
        </w:rPr>
        <w:t xml:space="preserve">project is </w:t>
      </w:r>
      <w:r w:rsidR="00E06900">
        <w:rPr>
          <w:color w:val="auto"/>
          <w:sz w:val="22"/>
          <w:szCs w:val="22"/>
        </w:rPr>
        <w:t>3.04</w:t>
      </w:r>
    </w:p>
    <w:p w14:paraId="4B4F10CE" w14:textId="29E67D34" w:rsidR="00E06900" w:rsidRPr="000C07AA" w:rsidRDefault="00805854" w:rsidP="00196A1D">
      <w:pPr>
        <w:pStyle w:val="Default"/>
        <w:rPr>
          <w:color w:val="auto"/>
          <w:sz w:val="22"/>
          <w:szCs w:val="22"/>
        </w:rPr>
      </w:pPr>
      <w:r>
        <w:rPr>
          <w:color w:val="auto"/>
          <w:sz w:val="22"/>
          <w:szCs w:val="22"/>
        </w:rPr>
        <w:t>Team Cohesion</w:t>
      </w:r>
    </w:p>
    <w:p w14:paraId="5497F83C" w14:textId="40E36C2C" w:rsidR="00805854" w:rsidRDefault="00805854" w:rsidP="00196A1D">
      <w:pPr>
        <w:pStyle w:val="Default"/>
        <w:rPr>
          <w:color w:val="auto"/>
          <w:sz w:val="22"/>
          <w:szCs w:val="22"/>
        </w:rPr>
      </w:pPr>
      <w:r w:rsidRPr="00805854">
        <w:rPr>
          <w:b/>
          <w:bCs/>
          <w:color w:val="auto"/>
          <w:sz w:val="22"/>
          <w:szCs w:val="22"/>
        </w:rPr>
        <w:t>TEAM :</w:t>
      </w:r>
      <w:r>
        <w:rPr>
          <w:b/>
          <w:bCs/>
          <w:color w:val="auto"/>
          <w:sz w:val="22"/>
          <w:szCs w:val="22"/>
        </w:rPr>
        <w:t xml:space="preserve"> </w:t>
      </w:r>
      <w:r w:rsidRPr="00102C94">
        <w:rPr>
          <w:color w:val="auto"/>
          <w:sz w:val="22"/>
          <w:szCs w:val="22"/>
        </w:rPr>
        <w:t xml:space="preserve">degree to which the team is </w:t>
      </w:r>
      <w:r w:rsidR="00102C94" w:rsidRPr="00102C94">
        <w:rPr>
          <w:color w:val="auto"/>
          <w:sz w:val="22"/>
          <w:szCs w:val="22"/>
        </w:rPr>
        <w:t xml:space="preserve">dispersed or assembled together </w:t>
      </w:r>
      <w:r w:rsidR="00511DA8">
        <w:rPr>
          <w:color w:val="auto"/>
          <w:sz w:val="22"/>
          <w:szCs w:val="22"/>
        </w:rPr>
        <w:t xml:space="preserve">to be able to contribute in the project is nominal as  well </w:t>
      </w:r>
      <w:r w:rsidR="001623A6">
        <w:rPr>
          <w:color w:val="auto"/>
          <w:sz w:val="22"/>
          <w:szCs w:val="22"/>
        </w:rPr>
        <w:t xml:space="preserve">hence it scores </w:t>
      </w:r>
      <w:r w:rsidR="008B0832">
        <w:rPr>
          <w:color w:val="auto"/>
          <w:sz w:val="22"/>
          <w:szCs w:val="22"/>
        </w:rPr>
        <w:t xml:space="preserve">3.29 as well </w:t>
      </w:r>
    </w:p>
    <w:p w14:paraId="673F9B15" w14:textId="77777777" w:rsidR="004D0C27" w:rsidRDefault="004D0C27" w:rsidP="00196A1D">
      <w:pPr>
        <w:pStyle w:val="Default"/>
        <w:rPr>
          <w:color w:val="auto"/>
          <w:sz w:val="22"/>
          <w:szCs w:val="22"/>
        </w:rPr>
      </w:pPr>
    </w:p>
    <w:p w14:paraId="23A5A9A3" w14:textId="77777777" w:rsidR="003254B0" w:rsidRPr="00CD3CEB" w:rsidRDefault="004D0C27" w:rsidP="004D0C27">
      <w:pPr>
        <w:pStyle w:val="Default"/>
        <w:rPr>
          <w:b/>
          <w:color w:val="auto"/>
        </w:rPr>
      </w:pPr>
      <w:r>
        <w:rPr>
          <w:color w:val="auto"/>
          <w:sz w:val="22"/>
          <w:szCs w:val="22"/>
        </w:rPr>
        <w:t xml:space="preserve">Therefore </w:t>
      </w:r>
      <w:r w:rsidRPr="00CD3CEB">
        <w:rPr>
          <w:b/>
          <w:color w:val="auto"/>
        </w:rPr>
        <w:t xml:space="preserve">Σscale factor values = 2.48 </w:t>
      </w:r>
      <w:r w:rsidR="00FC37C5" w:rsidRPr="00CD3CEB">
        <w:rPr>
          <w:b/>
          <w:color w:val="auto"/>
        </w:rPr>
        <w:t>+</w:t>
      </w:r>
      <w:r w:rsidR="00A15308" w:rsidRPr="00CD3CEB">
        <w:rPr>
          <w:b/>
          <w:color w:val="auto"/>
        </w:rPr>
        <w:t xml:space="preserve"> 3.04 + </w:t>
      </w:r>
      <w:r w:rsidR="003254B0" w:rsidRPr="00CD3CEB">
        <w:rPr>
          <w:b/>
          <w:color w:val="auto"/>
        </w:rPr>
        <w:t>3.29</w:t>
      </w:r>
    </w:p>
    <w:p w14:paraId="4DAF2E3C" w14:textId="19EC91C4" w:rsidR="004D0C27" w:rsidRDefault="003254B0" w:rsidP="004D0C27">
      <w:pPr>
        <w:pStyle w:val="Default"/>
        <w:rPr>
          <w:b/>
          <w:color w:val="auto"/>
        </w:rPr>
      </w:pPr>
      <w:r w:rsidRPr="00CD3CEB">
        <w:rPr>
          <w:b/>
          <w:color w:val="auto"/>
        </w:rPr>
        <w:t xml:space="preserve">                                             </w:t>
      </w:r>
      <w:r w:rsidR="00F800BA" w:rsidRPr="00CD3CEB">
        <w:rPr>
          <w:b/>
          <w:color w:val="auto"/>
        </w:rPr>
        <w:t xml:space="preserve"> </w:t>
      </w:r>
      <w:r w:rsidRPr="00CD3CEB">
        <w:rPr>
          <w:b/>
          <w:color w:val="auto"/>
        </w:rPr>
        <w:t>=</w:t>
      </w:r>
      <w:r w:rsidR="00A15308" w:rsidRPr="00CD3CEB">
        <w:rPr>
          <w:b/>
          <w:color w:val="auto"/>
        </w:rPr>
        <w:t xml:space="preserve"> </w:t>
      </w:r>
      <w:r w:rsidR="00C23DB3" w:rsidRPr="00CD3CEB">
        <w:rPr>
          <w:b/>
          <w:color w:val="auto"/>
        </w:rPr>
        <w:t>8.81</w:t>
      </w:r>
    </w:p>
    <w:p w14:paraId="54990659" w14:textId="7B78047B" w:rsidR="00573D4B" w:rsidRDefault="00573D4B" w:rsidP="004D0C27">
      <w:pPr>
        <w:pStyle w:val="Default"/>
        <w:rPr>
          <w:b/>
          <w:color w:val="auto"/>
        </w:rPr>
      </w:pPr>
      <w:r>
        <w:rPr>
          <w:b/>
          <w:color w:val="auto"/>
        </w:rPr>
        <w:t xml:space="preserve">              so </w:t>
      </w:r>
      <w:r w:rsidR="002770E0">
        <w:rPr>
          <w:b/>
          <w:color w:val="auto"/>
        </w:rPr>
        <w:t xml:space="preserve">sf = </w:t>
      </w:r>
      <w:r w:rsidR="006554E2">
        <w:rPr>
          <w:b/>
          <w:color w:val="auto"/>
        </w:rPr>
        <w:t xml:space="preserve">0.91 + 0.01 </w:t>
      </w:r>
      <w:r w:rsidR="00560F8F">
        <w:rPr>
          <w:b/>
          <w:color w:val="auto"/>
        </w:rPr>
        <w:t xml:space="preserve">* 8.81 </w:t>
      </w:r>
    </w:p>
    <w:p w14:paraId="2528F227" w14:textId="5EF0BDBC" w:rsidR="00560F8F" w:rsidRPr="00CD3CEB" w:rsidRDefault="00560F8F" w:rsidP="004D0C27">
      <w:pPr>
        <w:pStyle w:val="Default"/>
        <w:rPr>
          <w:b/>
          <w:color w:val="auto"/>
        </w:rPr>
      </w:pPr>
      <w:r>
        <w:rPr>
          <w:b/>
          <w:color w:val="auto"/>
        </w:rPr>
        <w:t xml:space="preserve">                       = </w:t>
      </w:r>
      <w:r w:rsidR="00846769">
        <w:rPr>
          <w:b/>
          <w:color w:val="auto"/>
        </w:rPr>
        <w:t>0.99</w:t>
      </w:r>
      <w:r w:rsidR="000F1CD3">
        <w:rPr>
          <w:b/>
          <w:color w:val="auto"/>
        </w:rPr>
        <w:t>81</w:t>
      </w:r>
      <w:r w:rsidR="00ED142B">
        <w:rPr>
          <w:b/>
          <w:color w:val="auto"/>
        </w:rPr>
        <w:t xml:space="preserve"> </w:t>
      </w:r>
    </w:p>
    <w:p w14:paraId="29BD5022" w14:textId="07AFA7D1" w:rsidR="00980F58" w:rsidRPr="00CD3CEB" w:rsidRDefault="00F86411" w:rsidP="004D0C27">
      <w:pPr>
        <w:pStyle w:val="Default"/>
        <w:rPr>
          <w:b/>
          <w:color w:val="auto"/>
        </w:rPr>
      </w:pPr>
      <w:r>
        <w:rPr>
          <w:b/>
          <w:noProof/>
          <w:color w:val="auto"/>
        </w:rPr>
        <mc:AlternateContent>
          <mc:Choice Requires="wpi">
            <w:drawing>
              <wp:anchor distT="0" distB="0" distL="114300" distR="114300" simplePos="0" relativeHeight="251658241" behindDoc="0" locked="0" layoutInCell="1" allowOverlap="1" wp14:anchorId="0B656263" wp14:editId="13C5005F">
                <wp:simplePos x="0" y="0"/>
                <wp:positionH relativeFrom="column">
                  <wp:posOffset>1230831</wp:posOffset>
                </wp:positionH>
                <wp:positionV relativeFrom="paragraph">
                  <wp:posOffset>155141</wp:posOffset>
                </wp:positionV>
                <wp:extent cx="169200" cy="47520"/>
                <wp:effectExtent l="38100" t="38100" r="40640" b="48260"/>
                <wp:wrapNone/>
                <wp:docPr id="1918342007"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169200" cy="47520"/>
                      </w14:xfrm>
                    </w14:contentPart>
                  </a:graphicData>
                </a:graphic>
              </wp:anchor>
            </w:drawing>
          </mc:Choice>
          <mc:Fallback>
            <w:pict>
              <v:shapetype w14:anchorId="76788D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96.2pt;margin-top:11.5pt;width:14.7pt;height:5.2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">
                <v:imagedata r:id="rId16" o:title=""/>
              </v:shape>
            </w:pict>
          </mc:Fallback>
        </mc:AlternateContent>
      </w:r>
      <w:r>
        <w:rPr>
          <w:b/>
          <w:noProof/>
          <w:color w:val="auto"/>
        </w:rPr>
        <mc:AlternateContent>
          <mc:Choice Requires="wpi">
            <w:drawing>
              <wp:anchor distT="0" distB="0" distL="114300" distR="114300" simplePos="0" relativeHeight="251658240" behindDoc="0" locked="0" layoutInCell="1" allowOverlap="1" wp14:anchorId="77E6D184" wp14:editId="1D9CB3D6">
                <wp:simplePos x="0" y="0"/>
                <wp:positionH relativeFrom="column">
                  <wp:posOffset>1230831</wp:posOffset>
                </wp:positionH>
                <wp:positionV relativeFrom="paragraph">
                  <wp:posOffset>72341</wp:posOffset>
                </wp:positionV>
                <wp:extent cx="158760" cy="54000"/>
                <wp:effectExtent l="57150" t="38100" r="50800" b="41275"/>
                <wp:wrapNone/>
                <wp:docPr id="1835165120" name="Ink 1"/>
                <wp:cNvGraphicFramePr/>
                <a:graphic xmlns:a="http://schemas.openxmlformats.org/drawingml/2006/main">
                  <a:graphicData uri="http://schemas.microsoft.com/office/word/2010/wordprocessingInk">
                    <w14:contentPart bwMode="auto" r:id="rId17">
                      <w14:nvContentPartPr>
                        <w14:cNvContentPartPr/>
                      </w14:nvContentPartPr>
                      <w14:xfrm>
                        <a:off x="0" y="0"/>
                        <a:ext cx="158760" cy="54000"/>
                      </w14:xfrm>
                    </w14:contentPart>
                  </a:graphicData>
                </a:graphic>
              </wp:anchor>
            </w:drawing>
          </mc:Choice>
          <mc:Fallback>
            <w:pict>
              <v:shape w14:anchorId="2C65053A" id="Ink 1" o:spid="_x0000_s1026" type="#_x0000_t75" style="position:absolute;margin-left:96.2pt;margin-top:5pt;width:13.9pt;height:5.6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">
                <v:imagedata r:id="rId18" o:title=""/>
              </v:shape>
            </w:pict>
          </mc:Fallback>
        </mc:AlternateContent>
      </w:r>
      <w:r w:rsidR="00980F58">
        <w:rPr>
          <w:b/>
          <w:color w:val="auto"/>
        </w:rPr>
        <w:t xml:space="preserve">                       </w:t>
      </w:r>
      <w:r>
        <w:rPr>
          <w:b/>
          <w:color w:val="auto"/>
        </w:rPr>
        <w:t xml:space="preserve">      </w:t>
      </w:r>
      <w:r w:rsidR="004B10F7">
        <w:rPr>
          <w:b/>
          <w:color w:val="auto"/>
        </w:rPr>
        <w:t>0.91</w:t>
      </w:r>
    </w:p>
    <w:p w14:paraId="5485C026" w14:textId="77777777" w:rsidR="004B10F7" w:rsidRDefault="004B10F7" w:rsidP="004D0C27">
      <w:pPr>
        <w:pStyle w:val="Default"/>
        <w:rPr>
          <w:b/>
          <w:color w:val="auto"/>
        </w:rPr>
      </w:pPr>
    </w:p>
    <w:p w14:paraId="43DB6596" w14:textId="54441FD2" w:rsidR="00B56B0E" w:rsidRDefault="00B56B0E" w:rsidP="004D0C27">
      <w:pPr>
        <w:pStyle w:val="Default"/>
        <w:rPr>
          <w:bCs/>
          <w:color w:val="auto"/>
        </w:rPr>
      </w:pPr>
      <w:r>
        <w:rPr>
          <w:bCs/>
          <w:color w:val="auto"/>
        </w:rPr>
        <w:t xml:space="preserve">Hence the estimated effort is </w:t>
      </w:r>
    </w:p>
    <w:p w14:paraId="24BF58C4" w14:textId="1CD1F3D0" w:rsidR="00B56B0E" w:rsidRPr="00045928" w:rsidRDefault="00B56B0E" w:rsidP="004D0C27">
      <w:pPr>
        <w:pStyle w:val="Default"/>
        <w:rPr>
          <w:color w:val="auto"/>
          <w:vertAlign w:val="superscript"/>
        </w:rPr>
      </w:pPr>
      <w:r>
        <w:rPr>
          <w:bCs/>
          <w:color w:val="auto"/>
        </w:rPr>
        <w:t xml:space="preserve">               pm = </w:t>
      </w:r>
      <w:r w:rsidR="00D65142">
        <w:rPr>
          <w:bCs/>
          <w:color w:val="auto"/>
        </w:rPr>
        <w:t xml:space="preserve">2.94 * </w:t>
      </w:r>
      <w:r w:rsidR="00045928">
        <w:rPr>
          <w:bCs/>
          <w:color w:val="auto"/>
        </w:rPr>
        <w:t>20</w:t>
      </w:r>
      <w:r w:rsidR="00BD5B3E">
        <w:rPr>
          <w:bCs/>
          <w:color w:val="auto"/>
          <w:vertAlign w:val="superscript"/>
        </w:rPr>
        <w:t>0.91</w:t>
      </w:r>
    </w:p>
    <w:p w14:paraId="0CCF100C" w14:textId="76E0DF7E" w:rsidR="004B10F7" w:rsidRDefault="00334E63" w:rsidP="004D0C27">
      <w:pPr>
        <w:pStyle w:val="Default"/>
        <w:rPr>
          <w:color w:val="auto"/>
        </w:rPr>
      </w:pPr>
      <w:r>
        <w:rPr>
          <w:bCs/>
          <w:color w:val="auto"/>
        </w:rPr>
        <w:t xml:space="preserve">                    </w:t>
      </w:r>
      <w:r w:rsidR="008A54E2">
        <w:rPr>
          <w:bCs/>
          <w:color w:val="auto"/>
        </w:rPr>
        <w:t xml:space="preserve"> = </w:t>
      </w:r>
      <w:r w:rsidR="00157D70">
        <w:rPr>
          <w:bCs/>
          <w:color w:val="auto"/>
        </w:rPr>
        <w:t>44.9</w:t>
      </w:r>
      <w:r w:rsidR="004D10B1">
        <w:rPr>
          <w:bCs/>
          <w:color w:val="auto"/>
        </w:rPr>
        <w:t xml:space="preserve"> </w:t>
      </w:r>
    </w:p>
    <w:p w14:paraId="35926A27" w14:textId="1DE66288" w:rsidR="00D167D6" w:rsidRPr="00D167D6" w:rsidRDefault="00D167D6" w:rsidP="004D0C27">
      <w:pPr>
        <w:pStyle w:val="Default"/>
        <w:rPr>
          <w:bCs/>
          <w:color w:val="auto"/>
        </w:rPr>
      </w:pPr>
      <w:r>
        <w:rPr>
          <w:bCs/>
          <w:color w:val="auto"/>
        </w:rPr>
        <w:t xml:space="preserve">Now that we have </w:t>
      </w:r>
      <w:r w:rsidR="00DB2D31">
        <w:rPr>
          <w:bCs/>
          <w:color w:val="auto"/>
        </w:rPr>
        <w:t>the estimated effort in person mon</w:t>
      </w:r>
      <w:r w:rsidR="004D10B1">
        <w:rPr>
          <w:bCs/>
          <w:color w:val="auto"/>
        </w:rPr>
        <w:t xml:space="preserve">ths , we now can </w:t>
      </w:r>
      <w:r w:rsidR="00D33393">
        <w:rPr>
          <w:bCs/>
          <w:color w:val="auto"/>
        </w:rPr>
        <w:t xml:space="preserve">use the possible effort multiplier to </w:t>
      </w:r>
      <w:r w:rsidR="00B93152">
        <w:rPr>
          <w:bCs/>
          <w:color w:val="auto"/>
        </w:rPr>
        <w:t xml:space="preserve">narrow down and have more precise look into the project </w:t>
      </w:r>
    </w:p>
    <w:p w14:paraId="3B9116BE" w14:textId="635A6923" w:rsidR="001B4216" w:rsidRPr="00D167D6" w:rsidRDefault="001B4216" w:rsidP="004D0C27">
      <w:pPr>
        <w:pStyle w:val="Default"/>
        <w:rPr>
          <w:bCs/>
          <w:color w:val="auto"/>
        </w:rPr>
      </w:pPr>
      <w:r>
        <w:rPr>
          <w:bCs/>
          <w:color w:val="auto"/>
        </w:rPr>
        <w:t xml:space="preserve">           em1  = </w:t>
      </w:r>
      <w:r w:rsidR="00DA200D">
        <w:rPr>
          <w:bCs/>
          <w:color w:val="auto"/>
        </w:rPr>
        <w:t xml:space="preserve">product reliability and </w:t>
      </w:r>
      <w:r w:rsidR="005E4CEE">
        <w:rPr>
          <w:bCs/>
          <w:color w:val="auto"/>
        </w:rPr>
        <w:t xml:space="preserve">complexity </w:t>
      </w:r>
      <w:r w:rsidR="00D72458">
        <w:rPr>
          <w:bCs/>
          <w:color w:val="auto"/>
        </w:rPr>
        <w:t xml:space="preserve">:RCPX </w:t>
      </w:r>
      <w:r w:rsidR="00E173F9">
        <w:rPr>
          <w:bCs/>
          <w:color w:val="auto"/>
        </w:rPr>
        <w:t xml:space="preserve">is nominal </w:t>
      </w:r>
      <w:r w:rsidR="000E3663">
        <w:rPr>
          <w:bCs/>
          <w:color w:val="auto"/>
        </w:rPr>
        <w:t xml:space="preserve">= </w:t>
      </w:r>
      <w:r w:rsidR="004A5F78">
        <w:rPr>
          <w:bCs/>
          <w:color w:val="auto"/>
        </w:rPr>
        <w:t>1</w:t>
      </w:r>
    </w:p>
    <w:p w14:paraId="3CC87417" w14:textId="06656D14" w:rsidR="004A5F78" w:rsidRDefault="004A5F78" w:rsidP="004D0C27">
      <w:pPr>
        <w:pStyle w:val="Default"/>
        <w:rPr>
          <w:bCs/>
          <w:color w:val="auto"/>
        </w:rPr>
      </w:pPr>
      <w:r>
        <w:rPr>
          <w:bCs/>
          <w:color w:val="auto"/>
        </w:rPr>
        <w:t xml:space="preserve">           em2  = </w:t>
      </w:r>
      <w:r w:rsidR="006949EB">
        <w:rPr>
          <w:bCs/>
          <w:color w:val="auto"/>
        </w:rPr>
        <w:t xml:space="preserve">reuse required </w:t>
      </w:r>
      <w:r w:rsidR="00793F2C">
        <w:rPr>
          <w:bCs/>
          <w:color w:val="auto"/>
        </w:rPr>
        <w:t>:</w:t>
      </w:r>
      <w:r w:rsidR="00994114">
        <w:rPr>
          <w:bCs/>
          <w:color w:val="auto"/>
        </w:rPr>
        <w:t xml:space="preserve">RUSE is very high = </w:t>
      </w:r>
      <w:r w:rsidR="004061FA">
        <w:rPr>
          <w:bCs/>
          <w:color w:val="auto"/>
        </w:rPr>
        <w:t>1.07</w:t>
      </w:r>
    </w:p>
    <w:p w14:paraId="3B540E0A" w14:textId="77777777" w:rsidR="00C40752" w:rsidRDefault="00C40752" w:rsidP="004D0C27">
      <w:pPr>
        <w:pStyle w:val="Default"/>
        <w:rPr>
          <w:bCs/>
          <w:color w:val="auto"/>
        </w:rPr>
      </w:pPr>
    </w:p>
    <w:p w14:paraId="26A3BDD6" w14:textId="4F0403A9" w:rsidR="00C40752" w:rsidRDefault="00C40752" w:rsidP="004D0C27">
      <w:pPr>
        <w:pStyle w:val="Default"/>
        <w:rPr>
          <w:bCs/>
          <w:color w:val="auto"/>
        </w:rPr>
      </w:pPr>
      <w:r>
        <w:rPr>
          <w:bCs/>
          <w:color w:val="auto"/>
        </w:rPr>
        <w:t xml:space="preserve">Therefore the adjusted estimated effort </w:t>
      </w:r>
      <w:r w:rsidR="001E4713">
        <w:rPr>
          <w:bCs/>
          <w:color w:val="auto"/>
        </w:rPr>
        <w:t xml:space="preserve">= </w:t>
      </w:r>
      <w:r w:rsidR="00D40FEE">
        <w:rPr>
          <w:bCs/>
          <w:color w:val="auto"/>
        </w:rPr>
        <w:t xml:space="preserve">44.9 </w:t>
      </w:r>
      <w:r w:rsidR="00776609">
        <w:rPr>
          <w:bCs/>
          <w:color w:val="auto"/>
        </w:rPr>
        <w:t xml:space="preserve">* em1 * em2 </w:t>
      </w:r>
    </w:p>
    <w:p w14:paraId="041BEAD8" w14:textId="07381F64" w:rsidR="00776609" w:rsidRDefault="00776609" w:rsidP="004D0C27">
      <w:pPr>
        <w:pStyle w:val="Default"/>
        <w:rPr>
          <w:bCs/>
          <w:color w:val="auto"/>
        </w:rPr>
      </w:pPr>
      <w:r>
        <w:rPr>
          <w:bCs/>
          <w:color w:val="auto"/>
        </w:rPr>
        <w:t xml:space="preserve">                                                         = </w:t>
      </w:r>
      <w:r w:rsidR="00385E2A">
        <w:rPr>
          <w:bCs/>
          <w:color w:val="auto"/>
        </w:rPr>
        <w:t xml:space="preserve">44.9 * </w:t>
      </w:r>
      <w:r w:rsidR="00C75681">
        <w:rPr>
          <w:bCs/>
          <w:color w:val="auto"/>
        </w:rPr>
        <w:t>1 * 1.07</w:t>
      </w:r>
    </w:p>
    <w:p w14:paraId="67502249" w14:textId="6E826FF9" w:rsidR="00C75681" w:rsidRDefault="00C75681" w:rsidP="004D0C27">
      <w:pPr>
        <w:pStyle w:val="Default"/>
        <w:rPr>
          <w:bCs/>
          <w:color w:val="auto"/>
        </w:rPr>
      </w:pPr>
      <w:r>
        <w:rPr>
          <w:bCs/>
          <w:color w:val="auto"/>
        </w:rPr>
        <w:t xml:space="preserve">                                                         = </w:t>
      </w:r>
      <w:r w:rsidR="00363C6F">
        <w:rPr>
          <w:bCs/>
          <w:color w:val="auto"/>
        </w:rPr>
        <w:t xml:space="preserve">48.04 person months </w:t>
      </w:r>
    </w:p>
    <w:p w14:paraId="53CC319C" w14:textId="77777777" w:rsidR="00363C6F" w:rsidRDefault="00363C6F" w:rsidP="004D0C27">
      <w:pPr>
        <w:pStyle w:val="Default"/>
        <w:rPr>
          <w:bCs/>
          <w:color w:val="auto"/>
        </w:rPr>
      </w:pPr>
    </w:p>
    <w:p w14:paraId="02748620" w14:textId="05EDB50C" w:rsidR="004B1B51" w:rsidRPr="00D167D6" w:rsidRDefault="004B1B51" w:rsidP="004D0C27">
      <w:pPr>
        <w:pStyle w:val="Default"/>
        <w:rPr>
          <w:bCs/>
          <w:color w:val="auto"/>
        </w:rPr>
      </w:pPr>
    </w:p>
    <w:p w14:paraId="57976266" w14:textId="77777777" w:rsidR="00363C6F" w:rsidRDefault="00363C6F" w:rsidP="004D0C27">
      <w:pPr>
        <w:pStyle w:val="Default"/>
        <w:rPr>
          <w:bCs/>
          <w:color w:val="auto"/>
        </w:rPr>
      </w:pPr>
    </w:p>
    <w:p w14:paraId="4BDF89E0" w14:textId="77777777" w:rsidR="00363C6F" w:rsidRPr="00D167D6" w:rsidRDefault="00363C6F" w:rsidP="004D0C27">
      <w:pPr>
        <w:pStyle w:val="Default"/>
        <w:rPr>
          <w:bCs/>
          <w:color w:val="auto"/>
        </w:rPr>
      </w:pPr>
    </w:p>
    <w:p w14:paraId="7E867C77" w14:textId="548D94AE" w:rsidR="004D0C27" w:rsidRDefault="004D0C27" w:rsidP="00196A1D">
      <w:pPr>
        <w:pStyle w:val="Default"/>
        <w:rPr>
          <w:color w:val="auto"/>
          <w:sz w:val="22"/>
          <w:szCs w:val="22"/>
        </w:rPr>
      </w:pPr>
    </w:p>
    <w:p w14:paraId="42931AB6" w14:textId="77777777" w:rsidR="008B0832" w:rsidRDefault="008B0832" w:rsidP="00196A1D">
      <w:pPr>
        <w:pStyle w:val="Default"/>
        <w:rPr>
          <w:color w:val="auto"/>
          <w:sz w:val="22"/>
          <w:szCs w:val="22"/>
        </w:rPr>
      </w:pPr>
    </w:p>
    <w:p w14:paraId="3235BF81" w14:textId="77777777" w:rsidR="008B0832" w:rsidRPr="00102C94" w:rsidRDefault="008B0832" w:rsidP="00196A1D">
      <w:pPr>
        <w:pStyle w:val="Default"/>
        <w:rPr>
          <w:color w:val="auto"/>
          <w:sz w:val="22"/>
          <w:szCs w:val="22"/>
        </w:rPr>
      </w:pPr>
    </w:p>
    <w:p w14:paraId="083C9D0C" w14:textId="13B8B8C6" w:rsidR="00196A1D" w:rsidRPr="00196A1D" w:rsidRDefault="00196A1D" w:rsidP="00196A1D">
      <w:pPr>
        <w:pStyle w:val="Default"/>
        <w:rPr>
          <w:color w:val="auto"/>
          <w:sz w:val="22"/>
          <w:szCs w:val="22"/>
        </w:rPr>
      </w:pPr>
      <w:r>
        <w:rPr>
          <w:color w:val="auto"/>
          <w:sz w:val="22"/>
          <w:szCs w:val="22"/>
        </w:rPr>
        <w:t xml:space="preserve">                    </w:t>
      </w:r>
    </w:p>
    <w:p w14:paraId="52367E47" w14:textId="77777777" w:rsidR="00574174" w:rsidRPr="00661EAC" w:rsidRDefault="00574174" w:rsidP="00BE3B5B">
      <w:pPr>
        <w:rPr>
          <w:sz w:val="32"/>
          <w:szCs w:val="32"/>
        </w:rPr>
      </w:pPr>
    </w:p>
    <w:p w14:paraId="19B7EAA4" w14:textId="38FE40E4" w:rsidR="00D12AC1" w:rsidRPr="00BE3B5B" w:rsidRDefault="00D12AC1" w:rsidP="00BE3B5B"/>
    <w:p w14:paraId="6B73D345" w14:textId="43337B95" w:rsidR="000534DF" w:rsidRPr="00D75C14" w:rsidRDefault="00BE3B5B" w:rsidP="000534DF">
      <w:pPr>
        <w:rPr>
          <w:rStyle w:val="normaltextrun"/>
        </w:rPr>
      </w:pPr>
      <w:r>
        <w:br w:type="page"/>
      </w:r>
    </w:p>
    <w:p w14:paraId="197B9116" w14:textId="211462FC" w:rsidR="000534DF" w:rsidRPr="00D75C14" w:rsidRDefault="000534DF" w:rsidP="00D75C14">
      <w:pPr>
        <w:pStyle w:val="Heading1"/>
        <w:rPr>
          <w:rStyle w:val="normaltextrun"/>
        </w:rPr>
      </w:pPr>
      <w:bookmarkStart w:id="19" w:name="_Toc53071087"/>
      <w:r w:rsidRPr="00D75C14">
        <w:rPr>
          <w:rStyle w:val="normaltextrun"/>
        </w:rPr>
        <w:t>Evidence of Effective use of Version System Control</w:t>
      </w:r>
      <w:bookmarkEnd w:id="19"/>
    </w:p>
    <w:p w14:paraId="3D992811" w14:textId="098ECCA8" w:rsidR="6FAE73AB" w:rsidRDefault="6FAE73AB" w:rsidP="6FAE73AB"/>
    <w:p w14:paraId="2F087AC7" w14:textId="66A50FF1" w:rsidR="6FAE73AB" w:rsidRDefault="6FAE73AB" w:rsidP="6FAE73AB"/>
    <w:p w14:paraId="1BD4BF11" w14:textId="5560F586" w:rsidR="6FAE73AB" w:rsidRDefault="6FAE73AB" w:rsidP="6FAE73AB"/>
    <w:p w14:paraId="53AEEEFA" w14:textId="1518A534" w:rsidR="6FAE73AB" w:rsidRDefault="6FAE73AB" w:rsidP="6FAE73AB"/>
    <w:p w14:paraId="20328680" w14:textId="77FC0FBE" w:rsidR="6FAE73AB" w:rsidRDefault="6FAE73AB" w:rsidP="6FAE73AB"/>
    <w:p w14:paraId="52D3E0A5" w14:textId="08BEC12A" w:rsidR="6FAE73AB" w:rsidRDefault="6FAE73AB" w:rsidP="6FAE73AB"/>
    <w:p w14:paraId="33AFE5C2" w14:textId="3E394C10" w:rsidR="6FAE73AB" w:rsidRDefault="6FAE73AB" w:rsidP="6FAE73AB"/>
    <w:p w14:paraId="5A8A16D0" w14:textId="6366BC9E" w:rsidR="6FAE73AB" w:rsidRDefault="6FAE73AB" w:rsidP="6FAE73AB"/>
    <w:p w14:paraId="25441C55" w14:textId="211462FC" w:rsidR="000534DF" w:rsidRPr="00D75C14" w:rsidRDefault="000534DF" w:rsidP="00D75C14">
      <w:pPr>
        <w:pStyle w:val="Heading1"/>
        <w:rPr>
          <w:rStyle w:val="normaltextrun"/>
        </w:rPr>
      </w:pPr>
      <w:bookmarkStart w:id="20" w:name="_Toc361847742"/>
      <w:r w:rsidRPr="00D75C14">
        <w:rPr>
          <w:rStyle w:val="normaltextrun"/>
        </w:rPr>
        <w:t>Project Closing and Lesson Learnt</w:t>
      </w:r>
      <w:bookmarkEnd w:id="20"/>
    </w:p>
    <w:p w14:paraId="3AA5F65C" w14:textId="77777777" w:rsidR="000534DF" w:rsidRPr="00D75C14" w:rsidRDefault="000534DF" w:rsidP="00D75C14"/>
    <w:p w14:paraId="0D2F3D5A" w14:textId="77777777" w:rsidR="00D75C14" w:rsidRPr="00D75C14" w:rsidRDefault="00D75C14" w:rsidP="00D75C14"/>
    <w:p w14:paraId="30D724CC" w14:textId="493739FD" w:rsidR="00D75C14" w:rsidRPr="00D75C14" w:rsidRDefault="00D75C14" w:rsidP="00D75C14">
      <w:r>
        <w:br w:type="page"/>
      </w:r>
    </w:p>
    <w:p w14:paraId="01D17C52" w14:textId="211462FC" w:rsidR="000534DF" w:rsidRPr="00D75C14" w:rsidRDefault="000534DF" w:rsidP="00D75C14">
      <w:pPr>
        <w:pStyle w:val="Heading1"/>
        <w:rPr>
          <w:rStyle w:val="normaltextrun"/>
        </w:rPr>
      </w:pPr>
      <w:bookmarkStart w:id="21" w:name="_Toc606734506"/>
      <w:r w:rsidRPr="00D75C14">
        <w:rPr>
          <w:rStyle w:val="normaltextrun"/>
        </w:rPr>
        <w:t>Meeting Records</w:t>
      </w:r>
      <w:bookmarkEnd w:id="21"/>
    </w:p>
    <w:p w14:paraId="208EBCE7" w14:textId="77777777" w:rsidR="000534DF" w:rsidRDefault="000534DF" w:rsidP="000534DF">
      <w:pPr>
        <w:rPr>
          <w:rStyle w:val="normaltextrun"/>
          <w:rFonts w:ascii="Calibri" w:hAnsi="Calibri" w:cs="Calibri"/>
          <w:color w:val="4472C4"/>
          <w:sz w:val="44"/>
          <w:szCs w:val="44"/>
          <w:shd w:val="clear" w:color="auto" w:fill="FFFFFF"/>
        </w:rPr>
      </w:pPr>
    </w:p>
    <w:p w14:paraId="3E64CB58" w14:textId="77777777" w:rsidR="000534DF" w:rsidRDefault="000534DF" w:rsidP="000534DF">
      <w:pPr>
        <w:rPr>
          <w:rStyle w:val="normaltextrun"/>
          <w:rFonts w:ascii="Calibri" w:hAnsi="Calibri" w:cs="Calibri"/>
          <w:color w:val="4472C4"/>
          <w:sz w:val="44"/>
          <w:szCs w:val="44"/>
          <w:shd w:val="clear" w:color="auto" w:fill="FFFFFF"/>
        </w:rPr>
      </w:pPr>
    </w:p>
    <w:p w14:paraId="2B729076" w14:textId="77777777" w:rsidR="000534DF" w:rsidRDefault="000534DF" w:rsidP="000534DF">
      <w:pPr>
        <w:rPr>
          <w:rStyle w:val="normaltextrun"/>
          <w:rFonts w:ascii="Calibri" w:hAnsi="Calibri" w:cs="Calibri"/>
          <w:color w:val="4472C4"/>
          <w:sz w:val="44"/>
          <w:szCs w:val="44"/>
          <w:shd w:val="clear" w:color="auto" w:fill="FFFFFF"/>
        </w:rPr>
      </w:pPr>
    </w:p>
    <w:p w14:paraId="1C624412" w14:textId="77777777" w:rsidR="000534DF" w:rsidRDefault="000534DF" w:rsidP="000534DF">
      <w:pPr>
        <w:rPr>
          <w:rStyle w:val="normaltextrun"/>
          <w:rFonts w:ascii="Calibri" w:hAnsi="Calibri" w:cs="Calibri"/>
          <w:color w:val="4472C4"/>
          <w:sz w:val="44"/>
          <w:szCs w:val="44"/>
          <w:shd w:val="clear" w:color="auto" w:fill="FFFFFF"/>
        </w:rPr>
      </w:pPr>
    </w:p>
    <w:p w14:paraId="4AD1555D" w14:textId="77777777" w:rsidR="000534DF" w:rsidRDefault="000534DF" w:rsidP="000534DF">
      <w:pPr>
        <w:rPr>
          <w:rStyle w:val="normaltextrun"/>
          <w:rFonts w:ascii="Calibri" w:hAnsi="Calibri" w:cs="Calibri"/>
          <w:color w:val="4472C4"/>
          <w:sz w:val="44"/>
          <w:szCs w:val="44"/>
          <w:shd w:val="clear" w:color="auto" w:fill="FFFFFF"/>
        </w:rPr>
      </w:pPr>
    </w:p>
    <w:p w14:paraId="25F1B54F" w14:textId="77777777" w:rsidR="000534DF" w:rsidRDefault="000534DF" w:rsidP="000534DF">
      <w:pPr>
        <w:rPr>
          <w:rStyle w:val="normaltextrun"/>
          <w:rFonts w:ascii="Calibri" w:hAnsi="Calibri" w:cs="Calibri"/>
          <w:color w:val="4472C4"/>
          <w:sz w:val="44"/>
          <w:szCs w:val="44"/>
          <w:shd w:val="clear" w:color="auto" w:fill="FFFFFF"/>
        </w:rPr>
      </w:pPr>
    </w:p>
    <w:p w14:paraId="6525F25D" w14:textId="77777777" w:rsidR="000534DF" w:rsidRDefault="000534DF" w:rsidP="000534DF">
      <w:pPr>
        <w:rPr>
          <w:rStyle w:val="normaltextrun"/>
          <w:rFonts w:ascii="Calibri" w:hAnsi="Calibri" w:cs="Calibri"/>
          <w:color w:val="4472C4"/>
          <w:sz w:val="44"/>
          <w:szCs w:val="44"/>
          <w:shd w:val="clear" w:color="auto" w:fill="FFFFFF"/>
        </w:rPr>
      </w:pPr>
    </w:p>
    <w:p w14:paraId="6DA8CA93" w14:textId="77777777" w:rsidR="000534DF" w:rsidRDefault="000534DF" w:rsidP="000534DF">
      <w:pPr>
        <w:rPr>
          <w:rStyle w:val="normaltextrun"/>
          <w:rFonts w:ascii="Calibri" w:hAnsi="Calibri" w:cs="Calibri"/>
          <w:color w:val="4472C4"/>
          <w:sz w:val="44"/>
          <w:szCs w:val="44"/>
          <w:shd w:val="clear" w:color="auto" w:fill="FFFFFF"/>
        </w:rPr>
      </w:pPr>
    </w:p>
    <w:p w14:paraId="14290CBC" w14:textId="77777777" w:rsidR="000534DF" w:rsidRDefault="000534DF" w:rsidP="000534DF">
      <w:pPr>
        <w:rPr>
          <w:rStyle w:val="normaltextrun"/>
          <w:rFonts w:ascii="Calibri" w:hAnsi="Calibri" w:cs="Calibri"/>
          <w:color w:val="4472C4"/>
          <w:sz w:val="44"/>
          <w:szCs w:val="44"/>
          <w:shd w:val="clear" w:color="auto" w:fill="FFFFFF"/>
        </w:rPr>
      </w:pPr>
    </w:p>
    <w:p w14:paraId="211FA200" w14:textId="77777777" w:rsidR="000534DF" w:rsidRDefault="000534DF" w:rsidP="000534DF">
      <w:pPr>
        <w:rPr>
          <w:rStyle w:val="normaltextrun"/>
          <w:rFonts w:ascii="Calibri" w:hAnsi="Calibri" w:cs="Calibri"/>
          <w:color w:val="4472C4"/>
          <w:sz w:val="44"/>
          <w:szCs w:val="44"/>
          <w:shd w:val="clear" w:color="auto" w:fill="FFFFFF"/>
        </w:rPr>
      </w:pPr>
    </w:p>
    <w:p w14:paraId="0CC6C719" w14:textId="77777777" w:rsidR="000534DF" w:rsidRDefault="000534DF" w:rsidP="000534DF">
      <w:pPr>
        <w:rPr>
          <w:rStyle w:val="normaltextrun"/>
          <w:rFonts w:ascii="Calibri" w:hAnsi="Calibri" w:cs="Calibri"/>
          <w:color w:val="4472C4"/>
          <w:sz w:val="44"/>
          <w:szCs w:val="44"/>
          <w:shd w:val="clear" w:color="auto" w:fill="FFFFFF"/>
        </w:rPr>
      </w:pPr>
    </w:p>
    <w:p w14:paraId="23A021A4" w14:textId="77777777" w:rsidR="000534DF" w:rsidRDefault="000534DF" w:rsidP="000534DF">
      <w:pPr>
        <w:rPr>
          <w:rStyle w:val="normaltextrun"/>
          <w:rFonts w:ascii="Calibri" w:hAnsi="Calibri" w:cs="Calibri"/>
          <w:color w:val="4472C4"/>
          <w:sz w:val="44"/>
          <w:szCs w:val="44"/>
          <w:shd w:val="clear" w:color="auto" w:fill="FFFFFF"/>
        </w:rPr>
      </w:pPr>
    </w:p>
    <w:p w14:paraId="514E9257" w14:textId="77777777" w:rsidR="000534DF" w:rsidRDefault="000534DF" w:rsidP="000534DF">
      <w:pPr>
        <w:rPr>
          <w:rStyle w:val="normaltextrun"/>
          <w:rFonts w:ascii="Calibri" w:hAnsi="Calibri" w:cs="Calibri"/>
          <w:color w:val="4472C4"/>
          <w:sz w:val="44"/>
          <w:szCs w:val="44"/>
          <w:shd w:val="clear" w:color="auto" w:fill="FFFFFF"/>
        </w:rPr>
      </w:pPr>
    </w:p>
    <w:p w14:paraId="15949358" w14:textId="77777777" w:rsidR="000534DF" w:rsidRDefault="000534DF" w:rsidP="000534DF">
      <w:pPr>
        <w:rPr>
          <w:rStyle w:val="normaltextrun"/>
          <w:rFonts w:ascii="Calibri" w:hAnsi="Calibri" w:cs="Calibri"/>
          <w:color w:val="4472C4"/>
          <w:sz w:val="44"/>
          <w:szCs w:val="44"/>
          <w:shd w:val="clear" w:color="auto" w:fill="FFFFFF"/>
        </w:rPr>
      </w:pPr>
    </w:p>
    <w:p w14:paraId="195D54FD" w14:textId="77777777" w:rsidR="000534DF" w:rsidRDefault="000534DF" w:rsidP="000534DF">
      <w:pPr>
        <w:rPr>
          <w:rStyle w:val="normaltextrun"/>
          <w:rFonts w:ascii="Calibri" w:hAnsi="Calibri" w:cs="Calibri"/>
          <w:color w:val="4472C4"/>
          <w:sz w:val="44"/>
          <w:szCs w:val="44"/>
          <w:shd w:val="clear" w:color="auto" w:fill="FFFFFF"/>
        </w:rPr>
      </w:pPr>
    </w:p>
    <w:p w14:paraId="7C5FACE9" w14:textId="77777777" w:rsidR="000534DF" w:rsidRDefault="000534DF" w:rsidP="000534DF">
      <w:pPr>
        <w:rPr>
          <w:rStyle w:val="normaltextrun"/>
          <w:rFonts w:ascii="Calibri" w:hAnsi="Calibri" w:cs="Calibri"/>
          <w:color w:val="4472C4"/>
          <w:sz w:val="44"/>
          <w:szCs w:val="44"/>
          <w:shd w:val="clear" w:color="auto" w:fill="FFFFFF"/>
        </w:rPr>
      </w:pPr>
    </w:p>
    <w:p w14:paraId="34A22DA2" w14:textId="77777777" w:rsidR="000534DF" w:rsidRDefault="000534DF" w:rsidP="000534DF">
      <w:pPr>
        <w:rPr>
          <w:rStyle w:val="normaltextrun"/>
          <w:rFonts w:ascii="Calibri" w:hAnsi="Calibri" w:cs="Calibri"/>
          <w:color w:val="4472C4"/>
          <w:sz w:val="44"/>
          <w:szCs w:val="44"/>
          <w:shd w:val="clear" w:color="auto" w:fill="FFFFFF"/>
        </w:rPr>
      </w:pPr>
    </w:p>
    <w:p w14:paraId="1A2C2169" w14:textId="77777777" w:rsidR="000534DF" w:rsidRDefault="000534DF" w:rsidP="000534DF">
      <w:pPr>
        <w:rPr>
          <w:rStyle w:val="normaltextrun"/>
          <w:rFonts w:ascii="Calibri" w:hAnsi="Calibri" w:cs="Calibri"/>
          <w:color w:val="4472C4"/>
          <w:sz w:val="44"/>
          <w:szCs w:val="44"/>
          <w:shd w:val="clear" w:color="auto" w:fill="FFFFFF"/>
        </w:rPr>
      </w:pPr>
    </w:p>
    <w:p w14:paraId="6CBC6405" w14:textId="76A8F34D" w:rsidR="000534DF" w:rsidRDefault="000534DF" w:rsidP="000534DF">
      <w:pPr>
        <w:rPr>
          <w:rStyle w:val="normaltextrun"/>
          <w:rFonts w:ascii="Calibri" w:hAnsi="Calibri" w:cs="Calibri"/>
          <w:color w:val="4472C4"/>
          <w:sz w:val="44"/>
          <w:szCs w:val="44"/>
          <w:shd w:val="clear" w:color="auto" w:fill="FFFFFF"/>
        </w:rPr>
      </w:pPr>
    </w:p>
    <w:p w14:paraId="06544EBB" w14:textId="24EAB5C3" w:rsidR="000534DF" w:rsidRDefault="000534DF" w:rsidP="000534DF">
      <w:pPr>
        <w:rPr>
          <w:rStyle w:val="normaltextrun"/>
          <w:rFonts w:ascii="Calibri" w:hAnsi="Calibri" w:cs="Calibri"/>
          <w:color w:val="4472C4"/>
          <w:sz w:val="44"/>
          <w:szCs w:val="44"/>
          <w:shd w:val="clear" w:color="auto" w:fill="FFFFFF"/>
        </w:rPr>
      </w:pPr>
    </w:p>
    <w:p w14:paraId="6A2277F7" w14:textId="2AC8294F" w:rsidR="000534DF" w:rsidRDefault="000534DF" w:rsidP="000534DF">
      <w:pPr>
        <w:rPr>
          <w:rStyle w:val="normaltextrun"/>
          <w:rFonts w:ascii="Calibri" w:hAnsi="Calibri" w:cs="Calibri"/>
          <w:color w:val="4472C4"/>
          <w:sz w:val="44"/>
          <w:szCs w:val="44"/>
          <w:shd w:val="clear" w:color="auto" w:fill="FFFFFF"/>
        </w:rPr>
      </w:pPr>
    </w:p>
    <w:p w14:paraId="743A5C39" w14:textId="72C3D39B" w:rsidR="000534DF" w:rsidRPr="000534DF" w:rsidRDefault="000534DF" w:rsidP="000534DF">
      <w:pPr>
        <w:rPr>
          <w:rStyle w:val="normaltextrun"/>
          <w:rFonts w:ascii="Calibri" w:hAnsi="Calibri" w:cs="Calibri"/>
          <w:color w:val="4472C4"/>
          <w:sz w:val="44"/>
          <w:szCs w:val="44"/>
          <w:shd w:val="clear" w:color="auto" w:fill="FFFFFF"/>
        </w:rPr>
      </w:pPr>
    </w:p>
    <w:p w14:paraId="3A0D406A" w14:textId="6F6A8F4C" w:rsidR="000534DF" w:rsidRDefault="000534DF" w:rsidP="000534DF">
      <w:pPr>
        <w:rPr>
          <w:rStyle w:val="normaltextrun"/>
          <w:rFonts w:ascii="Calibri" w:hAnsi="Calibri" w:cs="Calibri"/>
          <w:color w:val="4472C4"/>
          <w:sz w:val="44"/>
          <w:szCs w:val="44"/>
          <w:shd w:val="clear" w:color="auto" w:fill="FFFFFF"/>
        </w:rPr>
      </w:pPr>
    </w:p>
    <w:p w14:paraId="562AC7B8" w14:textId="5BCA22CE" w:rsidR="000534DF" w:rsidRDefault="000534DF" w:rsidP="000534DF">
      <w:pPr>
        <w:rPr>
          <w:rStyle w:val="normaltextrun"/>
          <w:rFonts w:ascii="Calibri" w:hAnsi="Calibri" w:cs="Calibri"/>
          <w:color w:val="4472C4"/>
          <w:sz w:val="44"/>
          <w:szCs w:val="44"/>
          <w:shd w:val="clear" w:color="auto" w:fill="FFFFFF"/>
        </w:rPr>
      </w:pPr>
    </w:p>
    <w:p w14:paraId="52A4607E" w14:textId="5E005194" w:rsidR="47BE14F2" w:rsidRPr="006478E3" w:rsidRDefault="000534DF" w:rsidP="52390609">
      <w:pPr>
        <w:rPr>
          <w:rStyle w:val="normaltextrun"/>
          <w:rFonts w:ascii="Calibri" w:hAnsi="Calibri" w:cs="Calibri"/>
          <w:color w:val="4472C4" w:themeColor="accent1"/>
          <w:sz w:val="44"/>
          <w:szCs w:val="44"/>
        </w:rPr>
      </w:pPr>
      <w:r w:rsidRPr="006478E3">
        <w:rPr>
          <w:rStyle w:val="normaltextrun"/>
          <w:rFonts w:ascii="Calibri" w:hAnsi="Calibri" w:cs="Calibri"/>
          <w:color w:val="4472C4"/>
          <w:sz w:val="44"/>
          <w:szCs w:val="44"/>
          <w:shd w:val="clear" w:color="auto" w:fill="FFFFFF"/>
        </w:rPr>
        <w:t>User Interface Prototypes</w:t>
      </w:r>
    </w:p>
    <w:p w14:paraId="0ECE6ED8" w14:textId="38C0C015" w:rsidR="000534DF" w:rsidRDefault="000534DF" w:rsidP="71F160EE">
      <w:pPr>
        <w:spacing w:line="259" w:lineRule="auto"/>
      </w:pPr>
    </w:p>
    <w:p w14:paraId="4014DFC6" w14:textId="1FA5983B" w:rsidR="27200AC3" w:rsidRDefault="4E0B807B" w:rsidP="27200AC3">
      <w:pPr>
        <w:spacing w:line="259" w:lineRule="auto"/>
        <w:rPr>
          <w:b/>
        </w:rPr>
      </w:pPr>
      <w:r w:rsidRPr="10040A86">
        <w:rPr>
          <w:b/>
        </w:rPr>
        <w:t>Initial prototype, displaying early direction.</w:t>
      </w:r>
    </w:p>
    <w:p w14:paraId="1F5DD839" w14:textId="040A0BA4" w:rsidR="000534DF" w:rsidRPr="006478E3" w:rsidRDefault="4E0B807B" w:rsidP="06771514">
      <w:pPr>
        <w:spacing w:line="259" w:lineRule="auto"/>
      </w:pPr>
      <w:r>
        <w:rPr>
          <w:noProof/>
        </w:rPr>
        <w:drawing>
          <wp:inline distT="0" distB="0" distL="0" distR="0" wp14:anchorId="1C41A3B8" wp14:editId="570B0678">
            <wp:extent cx="3094182" cy="1914525"/>
            <wp:effectExtent l="0" t="0" r="0" b="0"/>
            <wp:docPr id="1109047463" name="Picture 110904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47463"/>
                    <pic:cNvPicPr/>
                  </pic:nvPicPr>
                  <pic:blipFill>
                    <a:blip r:embed="rId19">
                      <a:extLst>
                        <a:ext uri="{28A0092B-C50C-407E-A947-70E740481C1C}">
                          <a14:useLocalDpi xmlns:a14="http://schemas.microsoft.com/office/drawing/2010/main" val="0"/>
                        </a:ext>
                      </a:extLst>
                    </a:blip>
                    <a:stretch>
                      <a:fillRect/>
                    </a:stretch>
                  </pic:blipFill>
                  <pic:spPr>
                    <a:xfrm>
                      <a:off x="0" y="0"/>
                      <a:ext cx="3094182" cy="1914525"/>
                    </a:xfrm>
                    <a:prstGeom prst="rect">
                      <a:avLst/>
                    </a:prstGeom>
                  </pic:spPr>
                </pic:pic>
              </a:graphicData>
            </a:graphic>
          </wp:inline>
        </w:drawing>
      </w:r>
    </w:p>
    <w:p w14:paraId="5743737B" w14:textId="3B068147" w:rsidR="13E41886" w:rsidRDefault="13E41886" w:rsidP="13E41886">
      <w:pPr>
        <w:spacing w:line="259" w:lineRule="auto"/>
      </w:pPr>
    </w:p>
    <w:p w14:paraId="4BF3C21A" w14:textId="6D3B578F" w:rsidR="4E0B807B" w:rsidRDefault="4E0B807B" w:rsidP="13E41886">
      <w:pPr>
        <w:spacing w:line="259" w:lineRule="auto"/>
      </w:pPr>
    </w:p>
    <w:p w14:paraId="2BA092E2" w14:textId="406A1E96" w:rsidR="4E0B807B" w:rsidRDefault="4E0B807B" w:rsidP="49818600">
      <w:pPr>
        <w:spacing w:line="259" w:lineRule="auto"/>
      </w:pPr>
      <w:r w:rsidRPr="294FAEC6">
        <w:rPr>
          <w:b/>
          <w:bCs/>
        </w:rPr>
        <w:t>User WebApp Homepage</w:t>
      </w:r>
    </w:p>
    <w:p w14:paraId="59787E95" w14:textId="1ACC5BB4" w:rsidR="18358951" w:rsidRDefault="10381BD6" w:rsidP="18358951">
      <w:pPr>
        <w:spacing w:line="259" w:lineRule="auto"/>
      </w:pPr>
      <w:r>
        <w:rPr>
          <w:noProof/>
        </w:rPr>
        <w:drawing>
          <wp:inline distT="0" distB="0" distL="0" distR="0" wp14:anchorId="69177791" wp14:editId="1F9E004A">
            <wp:extent cx="2743200" cy="3219403"/>
            <wp:effectExtent l="0" t="0" r="0" b="0"/>
            <wp:docPr id="1343464438" name="Picture 134346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464438"/>
                    <pic:cNvPicPr/>
                  </pic:nvPicPr>
                  <pic:blipFill>
                    <a:blip r:embed="rId20">
                      <a:extLst>
                        <a:ext uri="{28A0092B-C50C-407E-A947-70E740481C1C}">
                          <a14:useLocalDpi xmlns:a14="http://schemas.microsoft.com/office/drawing/2010/main" val="0"/>
                        </a:ext>
                      </a:extLst>
                    </a:blip>
                    <a:stretch>
                      <a:fillRect/>
                    </a:stretch>
                  </pic:blipFill>
                  <pic:spPr>
                    <a:xfrm>
                      <a:off x="0" y="0"/>
                      <a:ext cx="2743200" cy="3219403"/>
                    </a:xfrm>
                    <a:prstGeom prst="rect">
                      <a:avLst/>
                    </a:prstGeom>
                  </pic:spPr>
                </pic:pic>
              </a:graphicData>
            </a:graphic>
          </wp:inline>
        </w:drawing>
      </w:r>
      <w:r w:rsidR="3F8A28D8">
        <w:rPr>
          <w:noProof/>
        </w:rPr>
        <w:drawing>
          <wp:inline distT="0" distB="0" distL="0" distR="0" wp14:anchorId="78D12B99" wp14:editId="100138B5">
            <wp:extent cx="2743200" cy="3895668"/>
            <wp:effectExtent l="0" t="0" r="0" b="0"/>
            <wp:docPr id="1414280794" name="Picture 141428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280794"/>
                    <pic:cNvPicPr/>
                  </pic:nvPicPr>
                  <pic:blipFill>
                    <a:blip r:embed="rId21">
                      <a:extLst>
                        <a:ext uri="{28A0092B-C50C-407E-A947-70E740481C1C}">
                          <a14:useLocalDpi xmlns:a14="http://schemas.microsoft.com/office/drawing/2010/main" val="0"/>
                        </a:ext>
                      </a:extLst>
                    </a:blip>
                    <a:stretch>
                      <a:fillRect/>
                    </a:stretch>
                  </pic:blipFill>
                  <pic:spPr>
                    <a:xfrm>
                      <a:off x="0" y="0"/>
                      <a:ext cx="2743200" cy="3895668"/>
                    </a:xfrm>
                    <a:prstGeom prst="rect">
                      <a:avLst/>
                    </a:prstGeom>
                  </pic:spPr>
                </pic:pic>
              </a:graphicData>
            </a:graphic>
          </wp:inline>
        </w:drawing>
      </w:r>
    </w:p>
    <w:p w14:paraId="51F3F689" w14:textId="67ED8849" w:rsidR="02F976AC" w:rsidRDefault="02F976AC" w:rsidP="02F976AC">
      <w:pPr>
        <w:spacing w:line="259" w:lineRule="auto"/>
      </w:pPr>
    </w:p>
    <w:p w14:paraId="47CD7DD8" w14:textId="77777777" w:rsidR="000534DF" w:rsidRDefault="000534DF" w:rsidP="000534DF"/>
    <w:p w14:paraId="754CE880" w14:textId="65D8FD72" w:rsidR="18C39A7C" w:rsidRDefault="4E651477" w:rsidP="18C39A7C">
      <w:r>
        <w:t>User Dashboard</w:t>
      </w:r>
      <w:r w:rsidR="61A4B3ED">
        <w:t xml:space="preserve"> and Login</w:t>
      </w:r>
    </w:p>
    <w:p w14:paraId="30B5728C" w14:textId="5B5D1ADE" w:rsidR="4E651477" w:rsidRDefault="4E651477" w:rsidP="7826BF3C">
      <w:r>
        <w:rPr>
          <w:noProof/>
        </w:rPr>
        <w:drawing>
          <wp:inline distT="0" distB="0" distL="0" distR="0" wp14:anchorId="78C45B3D" wp14:editId="6A4F353F">
            <wp:extent cx="2743200" cy="2680335"/>
            <wp:effectExtent l="0" t="0" r="0" b="0"/>
            <wp:docPr id="1526847928" name="Picture 152684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847928"/>
                    <pic:cNvPicPr/>
                  </pic:nvPicPr>
                  <pic:blipFill>
                    <a:blip r:embed="rId22">
                      <a:extLst>
                        <a:ext uri="{28A0092B-C50C-407E-A947-70E740481C1C}">
                          <a14:useLocalDpi xmlns:a14="http://schemas.microsoft.com/office/drawing/2010/main" val="0"/>
                        </a:ext>
                      </a:extLst>
                    </a:blip>
                    <a:stretch>
                      <a:fillRect/>
                    </a:stretch>
                  </pic:blipFill>
                  <pic:spPr>
                    <a:xfrm>
                      <a:off x="0" y="0"/>
                      <a:ext cx="2743200" cy="2680335"/>
                    </a:xfrm>
                    <a:prstGeom prst="rect">
                      <a:avLst/>
                    </a:prstGeom>
                  </pic:spPr>
                </pic:pic>
              </a:graphicData>
            </a:graphic>
          </wp:inline>
        </w:drawing>
      </w:r>
      <w:r w:rsidR="130E06DF">
        <w:rPr>
          <w:noProof/>
        </w:rPr>
        <w:drawing>
          <wp:inline distT="0" distB="0" distL="0" distR="0" wp14:anchorId="4061F0BF" wp14:editId="15EFFF30">
            <wp:extent cx="2743200" cy="1640205"/>
            <wp:effectExtent l="0" t="0" r="0" b="0"/>
            <wp:docPr id="1427594613" name="Picture 14275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594613"/>
                    <pic:cNvPicPr/>
                  </pic:nvPicPr>
                  <pic:blipFill>
                    <a:blip r:embed="rId23">
                      <a:extLst>
                        <a:ext uri="{28A0092B-C50C-407E-A947-70E740481C1C}">
                          <a14:useLocalDpi xmlns:a14="http://schemas.microsoft.com/office/drawing/2010/main" val="0"/>
                        </a:ext>
                      </a:extLst>
                    </a:blip>
                    <a:stretch>
                      <a:fillRect/>
                    </a:stretch>
                  </pic:blipFill>
                  <pic:spPr>
                    <a:xfrm>
                      <a:off x="0" y="0"/>
                      <a:ext cx="2743200" cy="1640205"/>
                    </a:xfrm>
                    <a:prstGeom prst="rect">
                      <a:avLst/>
                    </a:prstGeom>
                  </pic:spPr>
                </pic:pic>
              </a:graphicData>
            </a:graphic>
          </wp:inline>
        </w:drawing>
      </w:r>
    </w:p>
    <w:p w14:paraId="206DD57F" w14:textId="5E4ADD4A" w:rsidR="02F976AC" w:rsidRDefault="02F976AC" w:rsidP="02F976AC"/>
    <w:p w14:paraId="08C6CD43" w14:textId="71D14110" w:rsidR="000534DF" w:rsidRDefault="000534DF" w:rsidP="000534DF"/>
    <w:p w14:paraId="7208FDC6" w14:textId="2CAF3567" w:rsidR="000534DF" w:rsidRDefault="24155CEB" w:rsidP="000534DF">
      <w:r w:rsidRPr="4D44A73C">
        <w:rPr>
          <w:b/>
          <w:bCs/>
        </w:rPr>
        <w:t xml:space="preserve">User </w:t>
      </w:r>
      <w:r w:rsidRPr="5DC69954">
        <w:rPr>
          <w:b/>
          <w:bCs/>
        </w:rPr>
        <w:t>lounge preferences</w:t>
      </w:r>
      <w:r w:rsidRPr="0AFBD1BD">
        <w:rPr>
          <w:b/>
          <w:bCs/>
        </w:rPr>
        <w:t xml:space="preserve"> when </w:t>
      </w:r>
      <w:r w:rsidRPr="22B82A85">
        <w:rPr>
          <w:b/>
          <w:bCs/>
        </w:rPr>
        <w:t>booking</w:t>
      </w:r>
    </w:p>
    <w:p w14:paraId="5A5C6218" w14:textId="0A906BBB" w:rsidR="24155CEB" w:rsidRDefault="24155CEB" w:rsidP="170221AC">
      <w:r>
        <w:rPr>
          <w:noProof/>
        </w:rPr>
        <w:drawing>
          <wp:inline distT="0" distB="0" distL="0" distR="0" wp14:anchorId="1A9BF6C8" wp14:editId="05AFBC4B">
            <wp:extent cx="2743200" cy="2221992"/>
            <wp:effectExtent l="0" t="0" r="0" b="0"/>
            <wp:docPr id="1470393801" name="Picture 147039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393801"/>
                    <pic:cNvPicPr/>
                  </pic:nvPicPr>
                  <pic:blipFill>
                    <a:blip r:embed="rId24">
                      <a:extLst>
                        <a:ext uri="{28A0092B-C50C-407E-A947-70E740481C1C}">
                          <a14:useLocalDpi xmlns:a14="http://schemas.microsoft.com/office/drawing/2010/main" val="0"/>
                        </a:ext>
                      </a:extLst>
                    </a:blip>
                    <a:stretch>
                      <a:fillRect/>
                    </a:stretch>
                  </pic:blipFill>
                  <pic:spPr>
                    <a:xfrm>
                      <a:off x="0" y="0"/>
                      <a:ext cx="2743200" cy="2221992"/>
                    </a:xfrm>
                    <a:prstGeom prst="rect">
                      <a:avLst/>
                    </a:prstGeom>
                  </pic:spPr>
                </pic:pic>
              </a:graphicData>
            </a:graphic>
          </wp:inline>
        </w:drawing>
      </w:r>
      <w:r>
        <w:rPr>
          <w:noProof/>
        </w:rPr>
        <w:drawing>
          <wp:inline distT="0" distB="0" distL="0" distR="0" wp14:anchorId="01666166" wp14:editId="7B8096F5">
            <wp:extent cx="2743200" cy="2879678"/>
            <wp:effectExtent l="0" t="0" r="0" b="0"/>
            <wp:docPr id="793143063" name="Picture 79314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43200" cy="2879678"/>
                    </a:xfrm>
                    <a:prstGeom prst="rect">
                      <a:avLst/>
                    </a:prstGeom>
                  </pic:spPr>
                </pic:pic>
              </a:graphicData>
            </a:graphic>
          </wp:inline>
        </w:drawing>
      </w:r>
    </w:p>
    <w:p w14:paraId="39885E00" w14:textId="77777777" w:rsidR="000534DF" w:rsidRDefault="000534DF" w:rsidP="000534DF"/>
    <w:p w14:paraId="500A695C" w14:textId="77777777" w:rsidR="000534DF" w:rsidRDefault="000534DF" w:rsidP="000534DF"/>
    <w:p w14:paraId="07FCF133" w14:textId="66A64A66" w:rsidR="52483E0A" w:rsidRDefault="0D922DE2" w:rsidP="52483E0A">
      <w:pPr>
        <w:rPr>
          <w:b/>
        </w:rPr>
      </w:pPr>
      <w:r w:rsidRPr="069B512A">
        <w:rPr>
          <w:b/>
        </w:rPr>
        <w:t xml:space="preserve">Management Dashboard </w:t>
      </w:r>
      <w:r w:rsidR="143F6AB3" w:rsidRPr="069B512A">
        <w:rPr>
          <w:b/>
        </w:rPr>
        <w:t>–</w:t>
      </w:r>
      <w:r w:rsidRPr="069B512A">
        <w:rPr>
          <w:b/>
        </w:rPr>
        <w:t xml:space="preserve"> Occupancy</w:t>
      </w:r>
      <w:r w:rsidR="143F6AB3" w:rsidRPr="069B512A">
        <w:rPr>
          <w:b/>
          <w:bCs/>
        </w:rPr>
        <w:t xml:space="preserve"> and Booking Creation</w:t>
      </w:r>
    </w:p>
    <w:p w14:paraId="544FDA3E" w14:textId="5D2BBE60" w:rsidR="08E261F8" w:rsidRDefault="4DD98382" w:rsidP="08E261F8">
      <w:r>
        <w:rPr>
          <w:noProof/>
        </w:rPr>
        <w:drawing>
          <wp:inline distT="0" distB="0" distL="0" distR="0" wp14:anchorId="454FFB69" wp14:editId="64707CFD">
            <wp:extent cx="2743200" cy="2194560"/>
            <wp:effectExtent l="0" t="0" r="0" b="0"/>
            <wp:docPr id="1148762328" name="Picture 114876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762328"/>
                    <pic:cNvPicPr/>
                  </pic:nvPicPr>
                  <pic:blipFill>
                    <a:blip r:embed="rId26">
                      <a:extLst>
                        <a:ext uri="{28A0092B-C50C-407E-A947-70E740481C1C}">
                          <a14:useLocalDpi xmlns:a14="http://schemas.microsoft.com/office/drawing/2010/main" val="0"/>
                        </a:ext>
                      </a:extLst>
                    </a:blip>
                    <a:stretch>
                      <a:fillRect/>
                    </a:stretch>
                  </pic:blipFill>
                  <pic:spPr>
                    <a:xfrm>
                      <a:off x="0" y="0"/>
                      <a:ext cx="2743200" cy="2194560"/>
                    </a:xfrm>
                    <a:prstGeom prst="rect">
                      <a:avLst/>
                    </a:prstGeom>
                  </pic:spPr>
                </pic:pic>
              </a:graphicData>
            </a:graphic>
          </wp:inline>
        </w:drawing>
      </w:r>
      <w:r w:rsidR="382B15D8">
        <w:rPr>
          <w:noProof/>
        </w:rPr>
        <w:drawing>
          <wp:inline distT="0" distB="0" distL="0" distR="0" wp14:anchorId="0B9EE4C0" wp14:editId="21508452">
            <wp:extent cx="2743200" cy="1868805"/>
            <wp:effectExtent l="0" t="0" r="0" b="0"/>
            <wp:docPr id="1541909386" name="Picture 154190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9093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868805"/>
                    </a:xfrm>
                    <a:prstGeom prst="rect">
                      <a:avLst/>
                    </a:prstGeom>
                  </pic:spPr>
                </pic:pic>
              </a:graphicData>
            </a:graphic>
          </wp:inline>
        </w:drawing>
      </w:r>
    </w:p>
    <w:p w14:paraId="4517F5FD" w14:textId="77777777" w:rsidR="000534DF" w:rsidRDefault="000534DF" w:rsidP="000534DF"/>
    <w:p w14:paraId="3FC6F0B9" w14:textId="254C4548" w:rsidR="000534DF" w:rsidRDefault="5B272BEF" w:rsidP="000534DF">
      <w:pPr>
        <w:rPr>
          <w:b/>
        </w:rPr>
      </w:pPr>
      <w:r w:rsidRPr="08CF87B9">
        <w:rPr>
          <w:b/>
          <w:bCs/>
        </w:rPr>
        <w:t xml:space="preserve">Management Dashboard </w:t>
      </w:r>
      <w:r w:rsidRPr="3987B0C6">
        <w:rPr>
          <w:b/>
          <w:bCs/>
        </w:rPr>
        <w:t xml:space="preserve">– </w:t>
      </w:r>
      <w:r w:rsidRPr="50049211">
        <w:rPr>
          <w:b/>
          <w:bCs/>
        </w:rPr>
        <w:t xml:space="preserve">Manage </w:t>
      </w:r>
      <w:r w:rsidRPr="0B1300E1">
        <w:rPr>
          <w:b/>
          <w:bCs/>
        </w:rPr>
        <w:t xml:space="preserve">Bookings and </w:t>
      </w:r>
      <w:r w:rsidRPr="20FF03E2">
        <w:rPr>
          <w:b/>
          <w:bCs/>
        </w:rPr>
        <w:t>Memberships</w:t>
      </w:r>
    </w:p>
    <w:p w14:paraId="2F66474E" w14:textId="6911D2B5" w:rsidR="5B272BEF" w:rsidRDefault="635156E5" w:rsidP="20FF03E2">
      <w:r>
        <w:rPr>
          <w:noProof/>
        </w:rPr>
        <w:drawing>
          <wp:inline distT="0" distB="0" distL="0" distR="0" wp14:anchorId="36CF7201" wp14:editId="317341EE">
            <wp:extent cx="2743200" cy="2463165"/>
            <wp:effectExtent l="0" t="0" r="0" b="0"/>
            <wp:docPr id="445432814" name="Picture 44543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4328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463165"/>
                    </a:xfrm>
                    <a:prstGeom prst="rect">
                      <a:avLst/>
                    </a:prstGeom>
                  </pic:spPr>
                </pic:pic>
              </a:graphicData>
            </a:graphic>
          </wp:inline>
        </w:drawing>
      </w:r>
      <w:r w:rsidR="44F98BFE">
        <w:rPr>
          <w:noProof/>
        </w:rPr>
        <w:drawing>
          <wp:inline distT="0" distB="0" distL="0" distR="0" wp14:anchorId="65E72421" wp14:editId="01DA80E3">
            <wp:extent cx="2743200" cy="1964055"/>
            <wp:effectExtent l="0" t="0" r="0" b="0"/>
            <wp:docPr id="1148998159" name="Picture 114899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43200" cy="1964055"/>
                    </a:xfrm>
                    <a:prstGeom prst="rect">
                      <a:avLst/>
                    </a:prstGeom>
                  </pic:spPr>
                </pic:pic>
              </a:graphicData>
            </a:graphic>
          </wp:inline>
        </w:drawing>
      </w:r>
    </w:p>
    <w:p w14:paraId="03423B0A" w14:textId="77777777" w:rsidR="000534DF" w:rsidRDefault="000534DF" w:rsidP="000534DF"/>
    <w:p w14:paraId="06A26399" w14:textId="1B392CA6" w:rsidR="000534DF" w:rsidRDefault="0B6FF13D" w:rsidP="000534DF">
      <w:r>
        <w:t>Management Dashboard - Catering</w:t>
      </w:r>
    </w:p>
    <w:p w14:paraId="353B579B" w14:textId="77777777" w:rsidR="000534DF" w:rsidRDefault="000534DF" w:rsidP="000534DF"/>
    <w:p w14:paraId="5614D52F" w14:textId="0CD0EBC3" w:rsidR="000534DF" w:rsidRDefault="0B6FF13D" w:rsidP="000534DF">
      <w:r>
        <w:rPr>
          <w:noProof/>
        </w:rPr>
        <w:drawing>
          <wp:inline distT="0" distB="0" distL="0" distR="0" wp14:anchorId="208A63F9" wp14:editId="7FCFF49B">
            <wp:extent cx="2743200" cy="1954530"/>
            <wp:effectExtent l="0" t="0" r="0" b="0"/>
            <wp:docPr id="733224191" name="Picture 73322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224191"/>
                    <pic:cNvPicPr/>
                  </pic:nvPicPr>
                  <pic:blipFill>
                    <a:blip r:embed="rId30">
                      <a:extLst>
                        <a:ext uri="{28A0092B-C50C-407E-A947-70E740481C1C}">
                          <a14:useLocalDpi xmlns:a14="http://schemas.microsoft.com/office/drawing/2010/main" val="0"/>
                        </a:ext>
                      </a:extLst>
                    </a:blip>
                    <a:stretch>
                      <a:fillRect/>
                    </a:stretch>
                  </pic:blipFill>
                  <pic:spPr>
                    <a:xfrm>
                      <a:off x="0" y="0"/>
                      <a:ext cx="2743200" cy="1954530"/>
                    </a:xfrm>
                    <a:prstGeom prst="rect">
                      <a:avLst/>
                    </a:prstGeom>
                  </pic:spPr>
                </pic:pic>
              </a:graphicData>
            </a:graphic>
          </wp:inline>
        </w:drawing>
      </w:r>
    </w:p>
    <w:p w14:paraId="53C34DD2" w14:textId="77777777" w:rsidR="000534DF" w:rsidRDefault="000534DF" w:rsidP="000534DF"/>
    <w:p w14:paraId="78DADC60" w14:textId="77777777" w:rsidR="000534DF" w:rsidRDefault="000534DF" w:rsidP="000534DF"/>
    <w:p w14:paraId="22113757" w14:textId="77777777" w:rsidR="000534DF" w:rsidRDefault="000534DF" w:rsidP="000534DF"/>
    <w:p w14:paraId="474B64A0" w14:textId="77777777" w:rsidR="000534DF" w:rsidRDefault="000534DF" w:rsidP="000534DF"/>
    <w:p w14:paraId="2B439EED" w14:textId="77777777" w:rsidR="000534DF" w:rsidRDefault="000534DF" w:rsidP="000534DF"/>
    <w:p w14:paraId="6B820B92" w14:textId="77777777" w:rsidR="000534DF" w:rsidRDefault="000534DF" w:rsidP="000534DF">
      <w:pPr>
        <w:rPr>
          <w:rStyle w:val="normaltextrun"/>
          <w:rFonts w:ascii="Calibri" w:hAnsi="Calibri" w:cs="Calibri"/>
          <w:color w:val="4472C4"/>
          <w:sz w:val="44"/>
          <w:szCs w:val="44"/>
          <w:shd w:val="clear" w:color="auto" w:fill="FFFFFF"/>
        </w:rPr>
      </w:pPr>
    </w:p>
    <w:p w14:paraId="4056AAD4" w14:textId="7602A5D1" w:rsidR="000534DF" w:rsidRPr="006A6251" w:rsidRDefault="000534DF" w:rsidP="006A6251">
      <w:pPr>
        <w:rPr>
          <w:rStyle w:val="normaltextrun"/>
          <w:rFonts w:ascii="Calibri" w:hAnsi="Calibri" w:cs="Calibri"/>
          <w:color w:val="4472C4"/>
          <w:sz w:val="44"/>
          <w:szCs w:val="44"/>
          <w:shd w:val="clear" w:color="auto" w:fill="FFFFFF"/>
        </w:rPr>
      </w:pPr>
      <w:r w:rsidRPr="006A6251">
        <w:rPr>
          <w:rStyle w:val="normaltextrun"/>
          <w:rFonts w:ascii="Calibri" w:hAnsi="Calibri" w:cs="Calibri"/>
          <w:color w:val="4472C4"/>
          <w:sz w:val="44"/>
          <w:szCs w:val="44"/>
          <w:shd w:val="clear" w:color="auto" w:fill="FFFFFF"/>
        </w:rPr>
        <w:t>Fu</w:t>
      </w:r>
      <w:r w:rsidR="00DA6314" w:rsidRPr="006A6251">
        <w:rPr>
          <w:rStyle w:val="normaltextrun"/>
          <w:rFonts w:ascii="Calibri" w:hAnsi="Calibri" w:cs="Calibri"/>
          <w:color w:val="4472C4"/>
          <w:sz w:val="44"/>
          <w:szCs w:val="44"/>
          <w:shd w:val="clear" w:color="auto" w:fill="FFFFFF"/>
        </w:rPr>
        <w:t>n</w:t>
      </w:r>
      <w:r w:rsidRPr="006A6251">
        <w:rPr>
          <w:rStyle w:val="normaltextrun"/>
          <w:rFonts w:ascii="Calibri" w:hAnsi="Calibri" w:cs="Calibri"/>
          <w:color w:val="4472C4"/>
          <w:sz w:val="44"/>
          <w:szCs w:val="44"/>
          <w:shd w:val="clear" w:color="auto" w:fill="FFFFFF"/>
        </w:rPr>
        <w:t>ctiona</w:t>
      </w:r>
      <w:r w:rsidR="00DA6314" w:rsidRPr="006A6251">
        <w:rPr>
          <w:rStyle w:val="normaltextrun"/>
          <w:rFonts w:ascii="Calibri" w:hAnsi="Calibri" w:cs="Calibri"/>
          <w:color w:val="4472C4"/>
          <w:sz w:val="44"/>
          <w:szCs w:val="44"/>
          <w:shd w:val="clear" w:color="auto" w:fill="FFFFFF"/>
        </w:rPr>
        <w:t>lity Implementation</w:t>
      </w:r>
    </w:p>
    <w:p w14:paraId="3ED1EFF6" w14:textId="409CAFE6" w:rsidR="000534DF" w:rsidRPr="000534DF" w:rsidRDefault="000534DF" w:rsidP="000534DF">
      <w:pPr>
        <w:rPr>
          <w:rStyle w:val="normaltextrun"/>
          <w:rFonts w:ascii="Calibri" w:hAnsi="Calibri" w:cs="Calibri"/>
          <w:color w:val="4472C4"/>
          <w:sz w:val="44"/>
          <w:szCs w:val="44"/>
          <w:shd w:val="clear" w:color="auto" w:fill="FFFFFF"/>
        </w:rPr>
      </w:pPr>
      <w:r w:rsidRPr="000534DF">
        <w:rPr>
          <w:rStyle w:val="normaltextrun"/>
          <w:rFonts w:ascii="Calibri" w:hAnsi="Calibri" w:cs="Calibri"/>
          <w:color w:val="4472C4"/>
          <w:sz w:val="44"/>
          <w:szCs w:val="44"/>
          <w:shd w:val="clear" w:color="auto" w:fill="FFFFFF"/>
        </w:rPr>
        <w:t xml:space="preserve">  </w:t>
      </w:r>
    </w:p>
    <w:p w14:paraId="787F1653" w14:textId="77777777" w:rsidR="00EC4133" w:rsidRDefault="00EC4133" w:rsidP="004A7293"/>
    <w:p w14:paraId="2BC0B058" w14:textId="77777777" w:rsidR="006E7C47" w:rsidRDefault="006E7C47"/>
    <w:sectPr w:rsidR="006E7C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184A5" w14:textId="77777777" w:rsidR="00D85BB4" w:rsidRDefault="00D85BB4" w:rsidP="004A7293">
      <w:r>
        <w:separator/>
      </w:r>
    </w:p>
  </w:endnote>
  <w:endnote w:type="continuationSeparator" w:id="0">
    <w:p w14:paraId="2623F24D" w14:textId="77777777" w:rsidR="00D85BB4" w:rsidRDefault="00D85BB4" w:rsidP="004A7293">
      <w:r>
        <w:continuationSeparator/>
      </w:r>
    </w:p>
  </w:endnote>
  <w:endnote w:type="continuationNotice" w:id="1">
    <w:p w14:paraId="1627F517" w14:textId="77777777" w:rsidR="00D85BB4" w:rsidRDefault="00D85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749846"/>
      <w:docPartObj>
        <w:docPartGallery w:val="Page Numbers (Bottom of Page)"/>
        <w:docPartUnique/>
      </w:docPartObj>
    </w:sdtPr>
    <w:sdtEndPr>
      <w:rPr>
        <w:noProof/>
      </w:rPr>
    </w:sdtEndPr>
    <w:sdtContent>
      <w:p w14:paraId="2512F1FA" w14:textId="01973AE2" w:rsidR="00DC6E1D" w:rsidRDefault="00DC6E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8CB354" w14:textId="7037BB22" w:rsidR="004A7293" w:rsidRDefault="004A7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11CA4" w14:textId="77777777" w:rsidR="00D85BB4" w:rsidRDefault="00D85BB4" w:rsidP="004A7293">
      <w:r>
        <w:separator/>
      </w:r>
    </w:p>
  </w:footnote>
  <w:footnote w:type="continuationSeparator" w:id="0">
    <w:p w14:paraId="7E6BC595" w14:textId="77777777" w:rsidR="00D85BB4" w:rsidRDefault="00D85BB4" w:rsidP="004A7293">
      <w:r>
        <w:continuationSeparator/>
      </w:r>
    </w:p>
  </w:footnote>
  <w:footnote w:type="continuationNotice" w:id="1">
    <w:p w14:paraId="01D4F275" w14:textId="77777777" w:rsidR="00D85BB4" w:rsidRDefault="00D85B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753B4" w14:textId="182361F5" w:rsidR="004A7293" w:rsidRDefault="00DC6E1D" w:rsidP="00BE3B5B">
    <w:pPr>
      <w:pStyle w:val="Header"/>
      <w:spacing w:after="240"/>
    </w:pPr>
    <w:r>
      <w:rPr>
        <w:noProof/>
      </w:rPr>
      <w:drawing>
        <wp:anchor distT="0" distB="0" distL="114300" distR="114300" simplePos="0" relativeHeight="251658240" behindDoc="0" locked="0" layoutInCell="1" allowOverlap="1" wp14:anchorId="7FAFBCC8" wp14:editId="05B53068">
          <wp:simplePos x="0" y="0"/>
          <wp:positionH relativeFrom="column">
            <wp:posOffset>8647430</wp:posOffset>
          </wp:positionH>
          <wp:positionV relativeFrom="paragraph">
            <wp:posOffset>-341630</wp:posOffset>
          </wp:positionV>
          <wp:extent cx="960755" cy="7004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075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93">
      <w:t>FlyDreamAir</w:t>
    </w:r>
    <w:r w:rsidR="004A7293">
      <w:ptab w:relativeTo="margin" w:alignment="center" w:leader="none"/>
    </w:r>
    <w:r>
      <w:tab/>
    </w:r>
    <w:r w:rsidR="004A7293">
      <w:ptab w:relativeTo="margin" w:alignment="right" w:leader="none"/>
    </w:r>
    <w:r w:rsidR="004A7293">
      <w:t>Macrosoft</w:t>
    </w:r>
    <w:r w:rsidR="00DA631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E0BD"/>
    <w:multiLevelType w:val="hybridMultilevel"/>
    <w:tmpl w:val="FFFFFFFF"/>
    <w:lvl w:ilvl="0" w:tplc="17240156">
      <w:start w:val="1"/>
      <w:numFmt w:val="bullet"/>
      <w:lvlText w:val="·"/>
      <w:lvlJc w:val="left"/>
      <w:pPr>
        <w:ind w:left="720" w:hanging="360"/>
      </w:pPr>
      <w:rPr>
        <w:rFonts w:ascii="Symbol" w:hAnsi="Symbol" w:hint="default"/>
      </w:rPr>
    </w:lvl>
    <w:lvl w:ilvl="1" w:tplc="783613B6">
      <w:start w:val="1"/>
      <w:numFmt w:val="bullet"/>
      <w:lvlText w:val="o"/>
      <w:lvlJc w:val="left"/>
      <w:pPr>
        <w:ind w:left="1440" w:hanging="360"/>
      </w:pPr>
      <w:rPr>
        <w:rFonts w:ascii="Courier New" w:hAnsi="Courier New" w:hint="default"/>
      </w:rPr>
    </w:lvl>
    <w:lvl w:ilvl="2" w:tplc="84FEAAA2">
      <w:start w:val="1"/>
      <w:numFmt w:val="bullet"/>
      <w:lvlText w:val=""/>
      <w:lvlJc w:val="left"/>
      <w:pPr>
        <w:ind w:left="2160" w:hanging="360"/>
      </w:pPr>
      <w:rPr>
        <w:rFonts w:ascii="Wingdings" w:hAnsi="Wingdings" w:hint="default"/>
      </w:rPr>
    </w:lvl>
    <w:lvl w:ilvl="3" w:tplc="BA700E16">
      <w:start w:val="1"/>
      <w:numFmt w:val="bullet"/>
      <w:lvlText w:val=""/>
      <w:lvlJc w:val="left"/>
      <w:pPr>
        <w:ind w:left="2880" w:hanging="360"/>
      </w:pPr>
      <w:rPr>
        <w:rFonts w:ascii="Symbol" w:hAnsi="Symbol" w:hint="default"/>
      </w:rPr>
    </w:lvl>
    <w:lvl w:ilvl="4" w:tplc="BB8CA0A4">
      <w:start w:val="1"/>
      <w:numFmt w:val="bullet"/>
      <w:lvlText w:val="o"/>
      <w:lvlJc w:val="left"/>
      <w:pPr>
        <w:ind w:left="3600" w:hanging="360"/>
      </w:pPr>
      <w:rPr>
        <w:rFonts w:ascii="Courier New" w:hAnsi="Courier New" w:hint="default"/>
      </w:rPr>
    </w:lvl>
    <w:lvl w:ilvl="5" w:tplc="1BA61E8C">
      <w:start w:val="1"/>
      <w:numFmt w:val="bullet"/>
      <w:lvlText w:val=""/>
      <w:lvlJc w:val="left"/>
      <w:pPr>
        <w:ind w:left="4320" w:hanging="360"/>
      </w:pPr>
      <w:rPr>
        <w:rFonts w:ascii="Wingdings" w:hAnsi="Wingdings" w:hint="default"/>
      </w:rPr>
    </w:lvl>
    <w:lvl w:ilvl="6" w:tplc="6C38078E">
      <w:start w:val="1"/>
      <w:numFmt w:val="bullet"/>
      <w:lvlText w:val=""/>
      <w:lvlJc w:val="left"/>
      <w:pPr>
        <w:ind w:left="5040" w:hanging="360"/>
      </w:pPr>
      <w:rPr>
        <w:rFonts w:ascii="Symbol" w:hAnsi="Symbol" w:hint="default"/>
      </w:rPr>
    </w:lvl>
    <w:lvl w:ilvl="7" w:tplc="40042D38">
      <w:start w:val="1"/>
      <w:numFmt w:val="bullet"/>
      <w:lvlText w:val="o"/>
      <w:lvlJc w:val="left"/>
      <w:pPr>
        <w:ind w:left="5760" w:hanging="360"/>
      </w:pPr>
      <w:rPr>
        <w:rFonts w:ascii="Courier New" w:hAnsi="Courier New" w:hint="default"/>
      </w:rPr>
    </w:lvl>
    <w:lvl w:ilvl="8" w:tplc="028AA19C">
      <w:start w:val="1"/>
      <w:numFmt w:val="bullet"/>
      <w:lvlText w:val=""/>
      <w:lvlJc w:val="left"/>
      <w:pPr>
        <w:ind w:left="6480" w:hanging="360"/>
      </w:pPr>
      <w:rPr>
        <w:rFonts w:ascii="Wingdings" w:hAnsi="Wingdings" w:hint="default"/>
      </w:rPr>
    </w:lvl>
  </w:abstractNum>
  <w:abstractNum w:abstractNumId="1" w15:restartNumberingAfterBreak="0">
    <w:nsid w:val="06C01152"/>
    <w:multiLevelType w:val="hybridMultilevel"/>
    <w:tmpl w:val="C69CC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C2BED"/>
    <w:multiLevelType w:val="multilevel"/>
    <w:tmpl w:val="97145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063DA"/>
    <w:multiLevelType w:val="hybridMultilevel"/>
    <w:tmpl w:val="CBF4E6A4"/>
    <w:lvl w:ilvl="0" w:tplc="0C090001">
      <w:start w:val="1"/>
      <w:numFmt w:val="bullet"/>
      <w:lvlText w:val=""/>
      <w:lvlJc w:val="left"/>
      <w:pPr>
        <w:ind w:left="877" w:hanging="360"/>
      </w:pPr>
      <w:rPr>
        <w:rFonts w:ascii="Symbol" w:hAnsi="Symbol" w:hint="default"/>
      </w:rPr>
    </w:lvl>
    <w:lvl w:ilvl="1" w:tplc="0C090003" w:tentative="1">
      <w:start w:val="1"/>
      <w:numFmt w:val="bullet"/>
      <w:lvlText w:val="o"/>
      <w:lvlJc w:val="left"/>
      <w:pPr>
        <w:ind w:left="1597" w:hanging="360"/>
      </w:pPr>
      <w:rPr>
        <w:rFonts w:ascii="Courier New" w:hAnsi="Courier New" w:cs="Courier New" w:hint="default"/>
      </w:rPr>
    </w:lvl>
    <w:lvl w:ilvl="2" w:tplc="0C090005" w:tentative="1">
      <w:start w:val="1"/>
      <w:numFmt w:val="bullet"/>
      <w:lvlText w:val=""/>
      <w:lvlJc w:val="left"/>
      <w:pPr>
        <w:ind w:left="2317" w:hanging="360"/>
      </w:pPr>
      <w:rPr>
        <w:rFonts w:ascii="Wingdings" w:hAnsi="Wingdings" w:hint="default"/>
      </w:rPr>
    </w:lvl>
    <w:lvl w:ilvl="3" w:tplc="0C090001" w:tentative="1">
      <w:start w:val="1"/>
      <w:numFmt w:val="bullet"/>
      <w:lvlText w:val=""/>
      <w:lvlJc w:val="left"/>
      <w:pPr>
        <w:ind w:left="3037" w:hanging="360"/>
      </w:pPr>
      <w:rPr>
        <w:rFonts w:ascii="Symbol" w:hAnsi="Symbol" w:hint="default"/>
      </w:rPr>
    </w:lvl>
    <w:lvl w:ilvl="4" w:tplc="0C090003" w:tentative="1">
      <w:start w:val="1"/>
      <w:numFmt w:val="bullet"/>
      <w:lvlText w:val="o"/>
      <w:lvlJc w:val="left"/>
      <w:pPr>
        <w:ind w:left="3757" w:hanging="360"/>
      </w:pPr>
      <w:rPr>
        <w:rFonts w:ascii="Courier New" w:hAnsi="Courier New" w:cs="Courier New" w:hint="default"/>
      </w:rPr>
    </w:lvl>
    <w:lvl w:ilvl="5" w:tplc="0C090005" w:tentative="1">
      <w:start w:val="1"/>
      <w:numFmt w:val="bullet"/>
      <w:lvlText w:val=""/>
      <w:lvlJc w:val="left"/>
      <w:pPr>
        <w:ind w:left="4477" w:hanging="360"/>
      </w:pPr>
      <w:rPr>
        <w:rFonts w:ascii="Wingdings" w:hAnsi="Wingdings" w:hint="default"/>
      </w:rPr>
    </w:lvl>
    <w:lvl w:ilvl="6" w:tplc="0C090001" w:tentative="1">
      <w:start w:val="1"/>
      <w:numFmt w:val="bullet"/>
      <w:lvlText w:val=""/>
      <w:lvlJc w:val="left"/>
      <w:pPr>
        <w:ind w:left="5197" w:hanging="360"/>
      </w:pPr>
      <w:rPr>
        <w:rFonts w:ascii="Symbol" w:hAnsi="Symbol" w:hint="default"/>
      </w:rPr>
    </w:lvl>
    <w:lvl w:ilvl="7" w:tplc="0C090003" w:tentative="1">
      <w:start w:val="1"/>
      <w:numFmt w:val="bullet"/>
      <w:lvlText w:val="o"/>
      <w:lvlJc w:val="left"/>
      <w:pPr>
        <w:ind w:left="5917" w:hanging="360"/>
      </w:pPr>
      <w:rPr>
        <w:rFonts w:ascii="Courier New" w:hAnsi="Courier New" w:cs="Courier New" w:hint="default"/>
      </w:rPr>
    </w:lvl>
    <w:lvl w:ilvl="8" w:tplc="0C090005" w:tentative="1">
      <w:start w:val="1"/>
      <w:numFmt w:val="bullet"/>
      <w:lvlText w:val=""/>
      <w:lvlJc w:val="left"/>
      <w:pPr>
        <w:ind w:left="6637" w:hanging="360"/>
      </w:pPr>
      <w:rPr>
        <w:rFonts w:ascii="Wingdings" w:hAnsi="Wingdings" w:hint="default"/>
      </w:rPr>
    </w:lvl>
  </w:abstractNum>
  <w:abstractNum w:abstractNumId="4" w15:restartNumberingAfterBreak="0">
    <w:nsid w:val="1147013E"/>
    <w:multiLevelType w:val="hybridMultilevel"/>
    <w:tmpl w:val="B71A1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BE2E8"/>
    <w:multiLevelType w:val="hybridMultilevel"/>
    <w:tmpl w:val="FFFFFFFF"/>
    <w:lvl w:ilvl="0" w:tplc="F97808AC">
      <w:start w:val="1"/>
      <w:numFmt w:val="bullet"/>
      <w:lvlText w:val="·"/>
      <w:lvlJc w:val="left"/>
      <w:pPr>
        <w:ind w:left="720" w:hanging="360"/>
      </w:pPr>
      <w:rPr>
        <w:rFonts w:ascii="Symbol" w:hAnsi="Symbol" w:hint="default"/>
      </w:rPr>
    </w:lvl>
    <w:lvl w:ilvl="1" w:tplc="EA6842DE">
      <w:start w:val="1"/>
      <w:numFmt w:val="bullet"/>
      <w:lvlText w:val="o"/>
      <w:lvlJc w:val="left"/>
      <w:pPr>
        <w:ind w:left="1440" w:hanging="360"/>
      </w:pPr>
      <w:rPr>
        <w:rFonts w:ascii="Courier New" w:hAnsi="Courier New" w:hint="default"/>
      </w:rPr>
    </w:lvl>
    <w:lvl w:ilvl="2" w:tplc="90BAA364">
      <w:start w:val="1"/>
      <w:numFmt w:val="bullet"/>
      <w:lvlText w:val=""/>
      <w:lvlJc w:val="left"/>
      <w:pPr>
        <w:ind w:left="2160" w:hanging="360"/>
      </w:pPr>
      <w:rPr>
        <w:rFonts w:ascii="Wingdings" w:hAnsi="Wingdings" w:hint="default"/>
      </w:rPr>
    </w:lvl>
    <w:lvl w:ilvl="3" w:tplc="D786D10A">
      <w:start w:val="1"/>
      <w:numFmt w:val="bullet"/>
      <w:lvlText w:val=""/>
      <w:lvlJc w:val="left"/>
      <w:pPr>
        <w:ind w:left="2880" w:hanging="360"/>
      </w:pPr>
      <w:rPr>
        <w:rFonts w:ascii="Symbol" w:hAnsi="Symbol" w:hint="default"/>
      </w:rPr>
    </w:lvl>
    <w:lvl w:ilvl="4" w:tplc="00A2B190">
      <w:start w:val="1"/>
      <w:numFmt w:val="bullet"/>
      <w:lvlText w:val="o"/>
      <w:lvlJc w:val="left"/>
      <w:pPr>
        <w:ind w:left="3600" w:hanging="360"/>
      </w:pPr>
      <w:rPr>
        <w:rFonts w:ascii="Courier New" w:hAnsi="Courier New" w:hint="default"/>
      </w:rPr>
    </w:lvl>
    <w:lvl w:ilvl="5" w:tplc="72D4A4B4">
      <w:start w:val="1"/>
      <w:numFmt w:val="bullet"/>
      <w:lvlText w:val=""/>
      <w:lvlJc w:val="left"/>
      <w:pPr>
        <w:ind w:left="4320" w:hanging="360"/>
      </w:pPr>
      <w:rPr>
        <w:rFonts w:ascii="Wingdings" w:hAnsi="Wingdings" w:hint="default"/>
      </w:rPr>
    </w:lvl>
    <w:lvl w:ilvl="6" w:tplc="3F92391A">
      <w:start w:val="1"/>
      <w:numFmt w:val="bullet"/>
      <w:lvlText w:val=""/>
      <w:lvlJc w:val="left"/>
      <w:pPr>
        <w:ind w:left="5040" w:hanging="360"/>
      </w:pPr>
      <w:rPr>
        <w:rFonts w:ascii="Symbol" w:hAnsi="Symbol" w:hint="default"/>
      </w:rPr>
    </w:lvl>
    <w:lvl w:ilvl="7" w:tplc="18920E26">
      <w:start w:val="1"/>
      <w:numFmt w:val="bullet"/>
      <w:lvlText w:val="o"/>
      <w:lvlJc w:val="left"/>
      <w:pPr>
        <w:ind w:left="5760" w:hanging="360"/>
      </w:pPr>
      <w:rPr>
        <w:rFonts w:ascii="Courier New" w:hAnsi="Courier New" w:hint="default"/>
      </w:rPr>
    </w:lvl>
    <w:lvl w:ilvl="8" w:tplc="4A3438DA">
      <w:start w:val="1"/>
      <w:numFmt w:val="bullet"/>
      <w:lvlText w:val=""/>
      <w:lvlJc w:val="left"/>
      <w:pPr>
        <w:ind w:left="6480" w:hanging="360"/>
      </w:pPr>
      <w:rPr>
        <w:rFonts w:ascii="Wingdings" w:hAnsi="Wingdings" w:hint="default"/>
      </w:rPr>
    </w:lvl>
  </w:abstractNum>
  <w:abstractNum w:abstractNumId="6" w15:restartNumberingAfterBreak="0">
    <w:nsid w:val="15AFE2AE"/>
    <w:multiLevelType w:val="hybridMultilevel"/>
    <w:tmpl w:val="FFFFFFFF"/>
    <w:lvl w:ilvl="0" w:tplc="DE143D9A">
      <w:start w:val="1"/>
      <w:numFmt w:val="bullet"/>
      <w:lvlText w:val="·"/>
      <w:lvlJc w:val="left"/>
      <w:pPr>
        <w:ind w:left="720" w:hanging="360"/>
      </w:pPr>
      <w:rPr>
        <w:rFonts w:ascii="Symbol" w:hAnsi="Symbol" w:hint="default"/>
      </w:rPr>
    </w:lvl>
    <w:lvl w:ilvl="1" w:tplc="CD108BB0">
      <w:start w:val="1"/>
      <w:numFmt w:val="bullet"/>
      <w:lvlText w:val="o"/>
      <w:lvlJc w:val="left"/>
      <w:pPr>
        <w:ind w:left="1440" w:hanging="360"/>
      </w:pPr>
      <w:rPr>
        <w:rFonts w:ascii="Courier New" w:hAnsi="Courier New" w:hint="default"/>
      </w:rPr>
    </w:lvl>
    <w:lvl w:ilvl="2" w:tplc="89DE7D58">
      <w:start w:val="1"/>
      <w:numFmt w:val="bullet"/>
      <w:lvlText w:val=""/>
      <w:lvlJc w:val="left"/>
      <w:pPr>
        <w:ind w:left="2160" w:hanging="360"/>
      </w:pPr>
      <w:rPr>
        <w:rFonts w:ascii="Wingdings" w:hAnsi="Wingdings" w:hint="default"/>
      </w:rPr>
    </w:lvl>
    <w:lvl w:ilvl="3" w:tplc="17706272">
      <w:start w:val="1"/>
      <w:numFmt w:val="bullet"/>
      <w:lvlText w:val=""/>
      <w:lvlJc w:val="left"/>
      <w:pPr>
        <w:ind w:left="2880" w:hanging="360"/>
      </w:pPr>
      <w:rPr>
        <w:rFonts w:ascii="Symbol" w:hAnsi="Symbol" w:hint="default"/>
      </w:rPr>
    </w:lvl>
    <w:lvl w:ilvl="4" w:tplc="0DACFD0E">
      <w:start w:val="1"/>
      <w:numFmt w:val="bullet"/>
      <w:lvlText w:val="o"/>
      <w:lvlJc w:val="left"/>
      <w:pPr>
        <w:ind w:left="3600" w:hanging="360"/>
      </w:pPr>
      <w:rPr>
        <w:rFonts w:ascii="Courier New" w:hAnsi="Courier New" w:hint="default"/>
      </w:rPr>
    </w:lvl>
    <w:lvl w:ilvl="5" w:tplc="8F94862E">
      <w:start w:val="1"/>
      <w:numFmt w:val="bullet"/>
      <w:lvlText w:val=""/>
      <w:lvlJc w:val="left"/>
      <w:pPr>
        <w:ind w:left="4320" w:hanging="360"/>
      </w:pPr>
      <w:rPr>
        <w:rFonts w:ascii="Wingdings" w:hAnsi="Wingdings" w:hint="default"/>
      </w:rPr>
    </w:lvl>
    <w:lvl w:ilvl="6" w:tplc="1A8814C6">
      <w:start w:val="1"/>
      <w:numFmt w:val="bullet"/>
      <w:lvlText w:val=""/>
      <w:lvlJc w:val="left"/>
      <w:pPr>
        <w:ind w:left="5040" w:hanging="360"/>
      </w:pPr>
      <w:rPr>
        <w:rFonts w:ascii="Symbol" w:hAnsi="Symbol" w:hint="default"/>
      </w:rPr>
    </w:lvl>
    <w:lvl w:ilvl="7" w:tplc="786060F0">
      <w:start w:val="1"/>
      <w:numFmt w:val="bullet"/>
      <w:lvlText w:val="o"/>
      <w:lvlJc w:val="left"/>
      <w:pPr>
        <w:ind w:left="5760" w:hanging="360"/>
      </w:pPr>
      <w:rPr>
        <w:rFonts w:ascii="Courier New" w:hAnsi="Courier New" w:hint="default"/>
      </w:rPr>
    </w:lvl>
    <w:lvl w:ilvl="8" w:tplc="53BCBAB6">
      <w:start w:val="1"/>
      <w:numFmt w:val="bullet"/>
      <w:lvlText w:val=""/>
      <w:lvlJc w:val="left"/>
      <w:pPr>
        <w:ind w:left="6480" w:hanging="360"/>
      </w:pPr>
      <w:rPr>
        <w:rFonts w:ascii="Wingdings" w:hAnsi="Wingdings" w:hint="default"/>
      </w:rPr>
    </w:lvl>
  </w:abstractNum>
  <w:abstractNum w:abstractNumId="7" w15:restartNumberingAfterBreak="0">
    <w:nsid w:val="1C9DDF6F"/>
    <w:multiLevelType w:val="hybridMultilevel"/>
    <w:tmpl w:val="FFFFFFFF"/>
    <w:lvl w:ilvl="0" w:tplc="6E0A11F8">
      <w:start w:val="1"/>
      <w:numFmt w:val="bullet"/>
      <w:lvlText w:val="·"/>
      <w:lvlJc w:val="left"/>
      <w:pPr>
        <w:ind w:left="720" w:hanging="360"/>
      </w:pPr>
      <w:rPr>
        <w:rFonts w:ascii="Symbol" w:hAnsi="Symbol" w:hint="default"/>
      </w:rPr>
    </w:lvl>
    <w:lvl w:ilvl="1" w:tplc="A282F578">
      <w:start w:val="1"/>
      <w:numFmt w:val="bullet"/>
      <w:lvlText w:val="o"/>
      <w:lvlJc w:val="left"/>
      <w:pPr>
        <w:ind w:left="1440" w:hanging="360"/>
      </w:pPr>
      <w:rPr>
        <w:rFonts w:ascii="Courier New" w:hAnsi="Courier New" w:hint="default"/>
      </w:rPr>
    </w:lvl>
    <w:lvl w:ilvl="2" w:tplc="A2B0C420">
      <w:start w:val="1"/>
      <w:numFmt w:val="bullet"/>
      <w:lvlText w:val=""/>
      <w:lvlJc w:val="left"/>
      <w:pPr>
        <w:ind w:left="2160" w:hanging="360"/>
      </w:pPr>
      <w:rPr>
        <w:rFonts w:ascii="Wingdings" w:hAnsi="Wingdings" w:hint="default"/>
      </w:rPr>
    </w:lvl>
    <w:lvl w:ilvl="3" w:tplc="887A28AE">
      <w:start w:val="1"/>
      <w:numFmt w:val="bullet"/>
      <w:lvlText w:val=""/>
      <w:lvlJc w:val="left"/>
      <w:pPr>
        <w:ind w:left="2880" w:hanging="360"/>
      </w:pPr>
      <w:rPr>
        <w:rFonts w:ascii="Symbol" w:hAnsi="Symbol" w:hint="default"/>
      </w:rPr>
    </w:lvl>
    <w:lvl w:ilvl="4" w:tplc="1E68D558">
      <w:start w:val="1"/>
      <w:numFmt w:val="bullet"/>
      <w:lvlText w:val="o"/>
      <w:lvlJc w:val="left"/>
      <w:pPr>
        <w:ind w:left="3600" w:hanging="360"/>
      </w:pPr>
      <w:rPr>
        <w:rFonts w:ascii="Courier New" w:hAnsi="Courier New" w:hint="default"/>
      </w:rPr>
    </w:lvl>
    <w:lvl w:ilvl="5" w:tplc="19067C30">
      <w:start w:val="1"/>
      <w:numFmt w:val="bullet"/>
      <w:lvlText w:val=""/>
      <w:lvlJc w:val="left"/>
      <w:pPr>
        <w:ind w:left="4320" w:hanging="360"/>
      </w:pPr>
      <w:rPr>
        <w:rFonts w:ascii="Wingdings" w:hAnsi="Wingdings" w:hint="default"/>
      </w:rPr>
    </w:lvl>
    <w:lvl w:ilvl="6" w:tplc="DC02EEE8">
      <w:start w:val="1"/>
      <w:numFmt w:val="bullet"/>
      <w:lvlText w:val=""/>
      <w:lvlJc w:val="left"/>
      <w:pPr>
        <w:ind w:left="5040" w:hanging="360"/>
      </w:pPr>
      <w:rPr>
        <w:rFonts w:ascii="Symbol" w:hAnsi="Symbol" w:hint="default"/>
      </w:rPr>
    </w:lvl>
    <w:lvl w:ilvl="7" w:tplc="EAE88D58">
      <w:start w:val="1"/>
      <w:numFmt w:val="bullet"/>
      <w:lvlText w:val="o"/>
      <w:lvlJc w:val="left"/>
      <w:pPr>
        <w:ind w:left="5760" w:hanging="360"/>
      </w:pPr>
      <w:rPr>
        <w:rFonts w:ascii="Courier New" w:hAnsi="Courier New" w:hint="default"/>
      </w:rPr>
    </w:lvl>
    <w:lvl w:ilvl="8" w:tplc="F0F6D75C">
      <w:start w:val="1"/>
      <w:numFmt w:val="bullet"/>
      <w:lvlText w:val=""/>
      <w:lvlJc w:val="left"/>
      <w:pPr>
        <w:ind w:left="6480" w:hanging="360"/>
      </w:pPr>
      <w:rPr>
        <w:rFonts w:ascii="Wingdings" w:hAnsi="Wingdings" w:hint="default"/>
      </w:rPr>
    </w:lvl>
  </w:abstractNum>
  <w:abstractNum w:abstractNumId="8" w15:restartNumberingAfterBreak="0">
    <w:nsid w:val="1E613380"/>
    <w:multiLevelType w:val="hybridMultilevel"/>
    <w:tmpl w:val="D92AD1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954C50"/>
    <w:multiLevelType w:val="hybridMultilevel"/>
    <w:tmpl w:val="B2FE6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A120AA"/>
    <w:multiLevelType w:val="hybridMultilevel"/>
    <w:tmpl w:val="FFFFFFFF"/>
    <w:lvl w:ilvl="0" w:tplc="A920B17E">
      <w:start w:val="1"/>
      <w:numFmt w:val="bullet"/>
      <w:lvlText w:val="·"/>
      <w:lvlJc w:val="left"/>
      <w:pPr>
        <w:ind w:left="720" w:hanging="360"/>
      </w:pPr>
      <w:rPr>
        <w:rFonts w:ascii="Symbol" w:hAnsi="Symbol" w:hint="default"/>
      </w:rPr>
    </w:lvl>
    <w:lvl w:ilvl="1" w:tplc="A2DA339E">
      <w:start w:val="1"/>
      <w:numFmt w:val="bullet"/>
      <w:lvlText w:val="o"/>
      <w:lvlJc w:val="left"/>
      <w:pPr>
        <w:ind w:left="1440" w:hanging="360"/>
      </w:pPr>
      <w:rPr>
        <w:rFonts w:ascii="Courier New" w:hAnsi="Courier New" w:hint="default"/>
      </w:rPr>
    </w:lvl>
    <w:lvl w:ilvl="2" w:tplc="AA947200">
      <w:start w:val="1"/>
      <w:numFmt w:val="bullet"/>
      <w:lvlText w:val=""/>
      <w:lvlJc w:val="left"/>
      <w:pPr>
        <w:ind w:left="2160" w:hanging="360"/>
      </w:pPr>
      <w:rPr>
        <w:rFonts w:ascii="Wingdings" w:hAnsi="Wingdings" w:hint="default"/>
      </w:rPr>
    </w:lvl>
    <w:lvl w:ilvl="3" w:tplc="02CEDDBE">
      <w:start w:val="1"/>
      <w:numFmt w:val="bullet"/>
      <w:lvlText w:val=""/>
      <w:lvlJc w:val="left"/>
      <w:pPr>
        <w:ind w:left="2880" w:hanging="360"/>
      </w:pPr>
      <w:rPr>
        <w:rFonts w:ascii="Symbol" w:hAnsi="Symbol" w:hint="default"/>
      </w:rPr>
    </w:lvl>
    <w:lvl w:ilvl="4" w:tplc="82963FE6">
      <w:start w:val="1"/>
      <w:numFmt w:val="bullet"/>
      <w:lvlText w:val="o"/>
      <w:lvlJc w:val="left"/>
      <w:pPr>
        <w:ind w:left="3600" w:hanging="360"/>
      </w:pPr>
      <w:rPr>
        <w:rFonts w:ascii="Courier New" w:hAnsi="Courier New" w:hint="default"/>
      </w:rPr>
    </w:lvl>
    <w:lvl w:ilvl="5" w:tplc="B132736A">
      <w:start w:val="1"/>
      <w:numFmt w:val="bullet"/>
      <w:lvlText w:val=""/>
      <w:lvlJc w:val="left"/>
      <w:pPr>
        <w:ind w:left="4320" w:hanging="360"/>
      </w:pPr>
      <w:rPr>
        <w:rFonts w:ascii="Wingdings" w:hAnsi="Wingdings" w:hint="default"/>
      </w:rPr>
    </w:lvl>
    <w:lvl w:ilvl="6" w:tplc="1170502E">
      <w:start w:val="1"/>
      <w:numFmt w:val="bullet"/>
      <w:lvlText w:val=""/>
      <w:lvlJc w:val="left"/>
      <w:pPr>
        <w:ind w:left="5040" w:hanging="360"/>
      </w:pPr>
      <w:rPr>
        <w:rFonts w:ascii="Symbol" w:hAnsi="Symbol" w:hint="default"/>
      </w:rPr>
    </w:lvl>
    <w:lvl w:ilvl="7" w:tplc="52C85AC2">
      <w:start w:val="1"/>
      <w:numFmt w:val="bullet"/>
      <w:lvlText w:val="o"/>
      <w:lvlJc w:val="left"/>
      <w:pPr>
        <w:ind w:left="5760" w:hanging="360"/>
      </w:pPr>
      <w:rPr>
        <w:rFonts w:ascii="Courier New" w:hAnsi="Courier New" w:hint="default"/>
      </w:rPr>
    </w:lvl>
    <w:lvl w:ilvl="8" w:tplc="4E4AE3C2">
      <w:start w:val="1"/>
      <w:numFmt w:val="bullet"/>
      <w:lvlText w:val=""/>
      <w:lvlJc w:val="left"/>
      <w:pPr>
        <w:ind w:left="6480" w:hanging="360"/>
      </w:pPr>
      <w:rPr>
        <w:rFonts w:ascii="Wingdings" w:hAnsi="Wingdings" w:hint="default"/>
      </w:rPr>
    </w:lvl>
  </w:abstractNum>
  <w:abstractNum w:abstractNumId="11" w15:restartNumberingAfterBreak="0">
    <w:nsid w:val="2F0E6B64"/>
    <w:multiLevelType w:val="hybridMultilevel"/>
    <w:tmpl w:val="395ABEB8"/>
    <w:lvl w:ilvl="0" w:tplc="0809000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58311B"/>
    <w:multiLevelType w:val="hybridMultilevel"/>
    <w:tmpl w:val="B70CBE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9C61DEB"/>
    <w:multiLevelType w:val="hybridMultilevel"/>
    <w:tmpl w:val="02F243A2"/>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4" w15:restartNumberingAfterBreak="0">
    <w:nsid w:val="3A505296"/>
    <w:multiLevelType w:val="hybridMultilevel"/>
    <w:tmpl w:val="03A2A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D41365"/>
    <w:multiLevelType w:val="hybridMultilevel"/>
    <w:tmpl w:val="7ABCF96A"/>
    <w:lvl w:ilvl="0" w:tplc="CBB6B99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1137DB"/>
    <w:multiLevelType w:val="hybridMultilevel"/>
    <w:tmpl w:val="2E420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057D0"/>
    <w:multiLevelType w:val="hybridMultilevel"/>
    <w:tmpl w:val="3BC0C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1530C5"/>
    <w:multiLevelType w:val="hybridMultilevel"/>
    <w:tmpl w:val="92460D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33C29E5"/>
    <w:multiLevelType w:val="hybridMultilevel"/>
    <w:tmpl w:val="C7BE5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FE1240"/>
    <w:multiLevelType w:val="multilevel"/>
    <w:tmpl w:val="AA44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7060CD"/>
    <w:multiLevelType w:val="hybridMultilevel"/>
    <w:tmpl w:val="FFFFFFFF"/>
    <w:lvl w:ilvl="0" w:tplc="2DBCEB04">
      <w:start w:val="1"/>
      <w:numFmt w:val="bullet"/>
      <w:lvlText w:val="·"/>
      <w:lvlJc w:val="left"/>
      <w:pPr>
        <w:ind w:left="720" w:hanging="360"/>
      </w:pPr>
      <w:rPr>
        <w:rFonts w:ascii="Symbol" w:hAnsi="Symbol" w:hint="default"/>
      </w:rPr>
    </w:lvl>
    <w:lvl w:ilvl="1" w:tplc="A788B1BC">
      <w:start w:val="1"/>
      <w:numFmt w:val="bullet"/>
      <w:lvlText w:val="o"/>
      <w:lvlJc w:val="left"/>
      <w:pPr>
        <w:ind w:left="1440" w:hanging="360"/>
      </w:pPr>
      <w:rPr>
        <w:rFonts w:ascii="Courier New" w:hAnsi="Courier New" w:hint="default"/>
      </w:rPr>
    </w:lvl>
    <w:lvl w:ilvl="2" w:tplc="0B5E7556">
      <w:start w:val="1"/>
      <w:numFmt w:val="bullet"/>
      <w:lvlText w:val=""/>
      <w:lvlJc w:val="left"/>
      <w:pPr>
        <w:ind w:left="2160" w:hanging="360"/>
      </w:pPr>
      <w:rPr>
        <w:rFonts w:ascii="Wingdings" w:hAnsi="Wingdings" w:hint="default"/>
      </w:rPr>
    </w:lvl>
    <w:lvl w:ilvl="3" w:tplc="DD685B44">
      <w:start w:val="1"/>
      <w:numFmt w:val="bullet"/>
      <w:lvlText w:val=""/>
      <w:lvlJc w:val="left"/>
      <w:pPr>
        <w:ind w:left="2880" w:hanging="360"/>
      </w:pPr>
      <w:rPr>
        <w:rFonts w:ascii="Symbol" w:hAnsi="Symbol" w:hint="default"/>
      </w:rPr>
    </w:lvl>
    <w:lvl w:ilvl="4" w:tplc="9926BC4A">
      <w:start w:val="1"/>
      <w:numFmt w:val="bullet"/>
      <w:lvlText w:val="o"/>
      <w:lvlJc w:val="left"/>
      <w:pPr>
        <w:ind w:left="3600" w:hanging="360"/>
      </w:pPr>
      <w:rPr>
        <w:rFonts w:ascii="Courier New" w:hAnsi="Courier New" w:hint="default"/>
      </w:rPr>
    </w:lvl>
    <w:lvl w:ilvl="5" w:tplc="D524400A">
      <w:start w:val="1"/>
      <w:numFmt w:val="bullet"/>
      <w:lvlText w:val=""/>
      <w:lvlJc w:val="left"/>
      <w:pPr>
        <w:ind w:left="4320" w:hanging="360"/>
      </w:pPr>
      <w:rPr>
        <w:rFonts w:ascii="Wingdings" w:hAnsi="Wingdings" w:hint="default"/>
      </w:rPr>
    </w:lvl>
    <w:lvl w:ilvl="6" w:tplc="29505802">
      <w:start w:val="1"/>
      <w:numFmt w:val="bullet"/>
      <w:lvlText w:val=""/>
      <w:lvlJc w:val="left"/>
      <w:pPr>
        <w:ind w:left="5040" w:hanging="360"/>
      </w:pPr>
      <w:rPr>
        <w:rFonts w:ascii="Symbol" w:hAnsi="Symbol" w:hint="default"/>
      </w:rPr>
    </w:lvl>
    <w:lvl w:ilvl="7" w:tplc="AD1EC948">
      <w:start w:val="1"/>
      <w:numFmt w:val="bullet"/>
      <w:lvlText w:val="o"/>
      <w:lvlJc w:val="left"/>
      <w:pPr>
        <w:ind w:left="5760" w:hanging="360"/>
      </w:pPr>
      <w:rPr>
        <w:rFonts w:ascii="Courier New" w:hAnsi="Courier New" w:hint="default"/>
      </w:rPr>
    </w:lvl>
    <w:lvl w:ilvl="8" w:tplc="68C861E4">
      <w:start w:val="1"/>
      <w:numFmt w:val="bullet"/>
      <w:lvlText w:val=""/>
      <w:lvlJc w:val="left"/>
      <w:pPr>
        <w:ind w:left="6480" w:hanging="360"/>
      </w:pPr>
      <w:rPr>
        <w:rFonts w:ascii="Wingdings" w:hAnsi="Wingdings" w:hint="default"/>
      </w:rPr>
    </w:lvl>
  </w:abstractNum>
  <w:abstractNum w:abstractNumId="22" w15:restartNumberingAfterBreak="0">
    <w:nsid w:val="45B908B6"/>
    <w:multiLevelType w:val="hybridMultilevel"/>
    <w:tmpl w:val="C644C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BD0A5B"/>
    <w:multiLevelType w:val="hybridMultilevel"/>
    <w:tmpl w:val="CCEAC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143668"/>
    <w:multiLevelType w:val="hybridMultilevel"/>
    <w:tmpl w:val="01DC9D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EC9400B"/>
    <w:multiLevelType w:val="hybridMultilevel"/>
    <w:tmpl w:val="354AA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D4E6DF"/>
    <w:multiLevelType w:val="hybridMultilevel"/>
    <w:tmpl w:val="FFFFFFFF"/>
    <w:lvl w:ilvl="0" w:tplc="20E2F820">
      <w:start w:val="1"/>
      <w:numFmt w:val="bullet"/>
      <w:lvlText w:val="·"/>
      <w:lvlJc w:val="left"/>
      <w:pPr>
        <w:ind w:left="720" w:hanging="360"/>
      </w:pPr>
      <w:rPr>
        <w:rFonts w:ascii="Symbol" w:hAnsi="Symbol" w:hint="default"/>
      </w:rPr>
    </w:lvl>
    <w:lvl w:ilvl="1" w:tplc="90FEECCC">
      <w:start w:val="1"/>
      <w:numFmt w:val="bullet"/>
      <w:lvlText w:val="o"/>
      <w:lvlJc w:val="left"/>
      <w:pPr>
        <w:ind w:left="1440" w:hanging="360"/>
      </w:pPr>
      <w:rPr>
        <w:rFonts w:ascii="Courier New" w:hAnsi="Courier New" w:hint="default"/>
      </w:rPr>
    </w:lvl>
    <w:lvl w:ilvl="2" w:tplc="E416A27C">
      <w:start w:val="1"/>
      <w:numFmt w:val="bullet"/>
      <w:lvlText w:val=""/>
      <w:lvlJc w:val="left"/>
      <w:pPr>
        <w:ind w:left="2160" w:hanging="360"/>
      </w:pPr>
      <w:rPr>
        <w:rFonts w:ascii="Wingdings" w:hAnsi="Wingdings" w:hint="default"/>
      </w:rPr>
    </w:lvl>
    <w:lvl w:ilvl="3" w:tplc="204ED7C8">
      <w:start w:val="1"/>
      <w:numFmt w:val="bullet"/>
      <w:lvlText w:val=""/>
      <w:lvlJc w:val="left"/>
      <w:pPr>
        <w:ind w:left="2880" w:hanging="360"/>
      </w:pPr>
      <w:rPr>
        <w:rFonts w:ascii="Symbol" w:hAnsi="Symbol" w:hint="default"/>
      </w:rPr>
    </w:lvl>
    <w:lvl w:ilvl="4" w:tplc="CB9CDC4A">
      <w:start w:val="1"/>
      <w:numFmt w:val="bullet"/>
      <w:lvlText w:val="o"/>
      <w:lvlJc w:val="left"/>
      <w:pPr>
        <w:ind w:left="3600" w:hanging="360"/>
      </w:pPr>
      <w:rPr>
        <w:rFonts w:ascii="Courier New" w:hAnsi="Courier New" w:hint="default"/>
      </w:rPr>
    </w:lvl>
    <w:lvl w:ilvl="5" w:tplc="8AFC81BE">
      <w:start w:val="1"/>
      <w:numFmt w:val="bullet"/>
      <w:lvlText w:val=""/>
      <w:lvlJc w:val="left"/>
      <w:pPr>
        <w:ind w:left="4320" w:hanging="360"/>
      </w:pPr>
      <w:rPr>
        <w:rFonts w:ascii="Wingdings" w:hAnsi="Wingdings" w:hint="default"/>
      </w:rPr>
    </w:lvl>
    <w:lvl w:ilvl="6" w:tplc="BD8C5BEE">
      <w:start w:val="1"/>
      <w:numFmt w:val="bullet"/>
      <w:lvlText w:val=""/>
      <w:lvlJc w:val="left"/>
      <w:pPr>
        <w:ind w:left="5040" w:hanging="360"/>
      </w:pPr>
      <w:rPr>
        <w:rFonts w:ascii="Symbol" w:hAnsi="Symbol" w:hint="default"/>
      </w:rPr>
    </w:lvl>
    <w:lvl w:ilvl="7" w:tplc="49247B70">
      <w:start w:val="1"/>
      <w:numFmt w:val="bullet"/>
      <w:lvlText w:val="o"/>
      <w:lvlJc w:val="left"/>
      <w:pPr>
        <w:ind w:left="5760" w:hanging="360"/>
      </w:pPr>
      <w:rPr>
        <w:rFonts w:ascii="Courier New" w:hAnsi="Courier New" w:hint="default"/>
      </w:rPr>
    </w:lvl>
    <w:lvl w:ilvl="8" w:tplc="07C09918">
      <w:start w:val="1"/>
      <w:numFmt w:val="bullet"/>
      <w:lvlText w:val=""/>
      <w:lvlJc w:val="left"/>
      <w:pPr>
        <w:ind w:left="6480" w:hanging="360"/>
      </w:pPr>
      <w:rPr>
        <w:rFonts w:ascii="Wingdings" w:hAnsi="Wingdings" w:hint="default"/>
      </w:rPr>
    </w:lvl>
  </w:abstractNum>
  <w:abstractNum w:abstractNumId="27" w15:restartNumberingAfterBreak="0">
    <w:nsid w:val="5A423D45"/>
    <w:multiLevelType w:val="hybridMultilevel"/>
    <w:tmpl w:val="FFFFFFFF"/>
    <w:lvl w:ilvl="0" w:tplc="36502AB4">
      <w:start w:val="1"/>
      <w:numFmt w:val="bullet"/>
      <w:lvlText w:val="·"/>
      <w:lvlJc w:val="left"/>
      <w:pPr>
        <w:ind w:left="720" w:hanging="360"/>
      </w:pPr>
      <w:rPr>
        <w:rFonts w:ascii="Symbol" w:hAnsi="Symbol" w:hint="default"/>
      </w:rPr>
    </w:lvl>
    <w:lvl w:ilvl="1" w:tplc="A0DE0748">
      <w:start w:val="1"/>
      <w:numFmt w:val="bullet"/>
      <w:lvlText w:val="o"/>
      <w:lvlJc w:val="left"/>
      <w:pPr>
        <w:ind w:left="1440" w:hanging="360"/>
      </w:pPr>
      <w:rPr>
        <w:rFonts w:ascii="Courier New" w:hAnsi="Courier New" w:hint="default"/>
      </w:rPr>
    </w:lvl>
    <w:lvl w:ilvl="2" w:tplc="CD4A073A">
      <w:start w:val="1"/>
      <w:numFmt w:val="bullet"/>
      <w:lvlText w:val=""/>
      <w:lvlJc w:val="left"/>
      <w:pPr>
        <w:ind w:left="2160" w:hanging="360"/>
      </w:pPr>
      <w:rPr>
        <w:rFonts w:ascii="Wingdings" w:hAnsi="Wingdings" w:hint="default"/>
      </w:rPr>
    </w:lvl>
    <w:lvl w:ilvl="3" w:tplc="B7CEF08E">
      <w:start w:val="1"/>
      <w:numFmt w:val="bullet"/>
      <w:lvlText w:val=""/>
      <w:lvlJc w:val="left"/>
      <w:pPr>
        <w:ind w:left="2880" w:hanging="360"/>
      </w:pPr>
      <w:rPr>
        <w:rFonts w:ascii="Symbol" w:hAnsi="Symbol" w:hint="default"/>
      </w:rPr>
    </w:lvl>
    <w:lvl w:ilvl="4" w:tplc="0EF8B2D2">
      <w:start w:val="1"/>
      <w:numFmt w:val="bullet"/>
      <w:lvlText w:val="o"/>
      <w:lvlJc w:val="left"/>
      <w:pPr>
        <w:ind w:left="3600" w:hanging="360"/>
      </w:pPr>
      <w:rPr>
        <w:rFonts w:ascii="Courier New" w:hAnsi="Courier New" w:hint="default"/>
      </w:rPr>
    </w:lvl>
    <w:lvl w:ilvl="5" w:tplc="CDC82DE2">
      <w:start w:val="1"/>
      <w:numFmt w:val="bullet"/>
      <w:lvlText w:val=""/>
      <w:lvlJc w:val="left"/>
      <w:pPr>
        <w:ind w:left="4320" w:hanging="360"/>
      </w:pPr>
      <w:rPr>
        <w:rFonts w:ascii="Wingdings" w:hAnsi="Wingdings" w:hint="default"/>
      </w:rPr>
    </w:lvl>
    <w:lvl w:ilvl="6" w:tplc="B364A48C">
      <w:start w:val="1"/>
      <w:numFmt w:val="bullet"/>
      <w:lvlText w:val=""/>
      <w:lvlJc w:val="left"/>
      <w:pPr>
        <w:ind w:left="5040" w:hanging="360"/>
      </w:pPr>
      <w:rPr>
        <w:rFonts w:ascii="Symbol" w:hAnsi="Symbol" w:hint="default"/>
      </w:rPr>
    </w:lvl>
    <w:lvl w:ilvl="7" w:tplc="FD70456C">
      <w:start w:val="1"/>
      <w:numFmt w:val="bullet"/>
      <w:lvlText w:val="o"/>
      <w:lvlJc w:val="left"/>
      <w:pPr>
        <w:ind w:left="5760" w:hanging="360"/>
      </w:pPr>
      <w:rPr>
        <w:rFonts w:ascii="Courier New" w:hAnsi="Courier New" w:hint="default"/>
      </w:rPr>
    </w:lvl>
    <w:lvl w:ilvl="8" w:tplc="BC4051DA">
      <w:start w:val="1"/>
      <w:numFmt w:val="bullet"/>
      <w:lvlText w:val=""/>
      <w:lvlJc w:val="left"/>
      <w:pPr>
        <w:ind w:left="6480" w:hanging="360"/>
      </w:pPr>
      <w:rPr>
        <w:rFonts w:ascii="Wingdings" w:hAnsi="Wingdings" w:hint="default"/>
      </w:rPr>
    </w:lvl>
  </w:abstractNum>
  <w:abstractNum w:abstractNumId="28" w15:restartNumberingAfterBreak="0">
    <w:nsid w:val="6FE91A2A"/>
    <w:multiLevelType w:val="hybridMultilevel"/>
    <w:tmpl w:val="B6E602B8"/>
    <w:lvl w:ilvl="0" w:tplc="4EA696F6">
      <w:start w:val="5"/>
      <w:numFmt w:val="bullet"/>
      <w:lvlText w:val="-"/>
      <w:lvlJc w:val="left"/>
      <w:pPr>
        <w:ind w:left="1237" w:hanging="360"/>
      </w:pPr>
      <w:rPr>
        <w:rFonts w:ascii="Verdana" w:eastAsiaTheme="minorHAnsi" w:hAnsi="Verdana" w:cs="Verdana" w:hint="default"/>
      </w:rPr>
    </w:lvl>
    <w:lvl w:ilvl="1" w:tplc="0C090003" w:tentative="1">
      <w:start w:val="1"/>
      <w:numFmt w:val="bullet"/>
      <w:lvlText w:val="o"/>
      <w:lvlJc w:val="left"/>
      <w:pPr>
        <w:ind w:left="1957" w:hanging="360"/>
      </w:pPr>
      <w:rPr>
        <w:rFonts w:ascii="Courier New" w:hAnsi="Courier New" w:cs="Courier New" w:hint="default"/>
      </w:rPr>
    </w:lvl>
    <w:lvl w:ilvl="2" w:tplc="0C090005" w:tentative="1">
      <w:start w:val="1"/>
      <w:numFmt w:val="bullet"/>
      <w:lvlText w:val=""/>
      <w:lvlJc w:val="left"/>
      <w:pPr>
        <w:ind w:left="2677" w:hanging="360"/>
      </w:pPr>
      <w:rPr>
        <w:rFonts w:ascii="Wingdings" w:hAnsi="Wingdings" w:hint="default"/>
      </w:rPr>
    </w:lvl>
    <w:lvl w:ilvl="3" w:tplc="0C090001" w:tentative="1">
      <w:start w:val="1"/>
      <w:numFmt w:val="bullet"/>
      <w:lvlText w:val=""/>
      <w:lvlJc w:val="left"/>
      <w:pPr>
        <w:ind w:left="3397" w:hanging="360"/>
      </w:pPr>
      <w:rPr>
        <w:rFonts w:ascii="Symbol" w:hAnsi="Symbol" w:hint="default"/>
      </w:rPr>
    </w:lvl>
    <w:lvl w:ilvl="4" w:tplc="0C090003" w:tentative="1">
      <w:start w:val="1"/>
      <w:numFmt w:val="bullet"/>
      <w:lvlText w:val="o"/>
      <w:lvlJc w:val="left"/>
      <w:pPr>
        <w:ind w:left="4117" w:hanging="360"/>
      </w:pPr>
      <w:rPr>
        <w:rFonts w:ascii="Courier New" w:hAnsi="Courier New" w:cs="Courier New" w:hint="default"/>
      </w:rPr>
    </w:lvl>
    <w:lvl w:ilvl="5" w:tplc="0C090005" w:tentative="1">
      <w:start w:val="1"/>
      <w:numFmt w:val="bullet"/>
      <w:lvlText w:val=""/>
      <w:lvlJc w:val="left"/>
      <w:pPr>
        <w:ind w:left="4837" w:hanging="360"/>
      </w:pPr>
      <w:rPr>
        <w:rFonts w:ascii="Wingdings" w:hAnsi="Wingdings" w:hint="default"/>
      </w:rPr>
    </w:lvl>
    <w:lvl w:ilvl="6" w:tplc="0C090001" w:tentative="1">
      <w:start w:val="1"/>
      <w:numFmt w:val="bullet"/>
      <w:lvlText w:val=""/>
      <w:lvlJc w:val="left"/>
      <w:pPr>
        <w:ind w:left="5557" w:hanging="360"/>
      </w:pPr>
      <w:rPr>
        <w:rFonts w:ascii="Symbol" w:hAnsi="Symbol" w:hint="default"/>
      </w:rPr>
    </w:lvl>
    <w:lvl w:ilvl="7" w:tplc="0C090003" w:tentative="1">
      <w:start w:val="1"/>
      <w:numFmt w:val="bullet"/>
      <w:lvlText w:val="o"/>
      <w:lvlJc w:val="left"/>
      <w:pPr>
        <w:ind w:left="6277" w:hanging="360"/>
      </w:pPr>
      <w:rPr>
        <w:rFonts w:ascii="Courier New" w:hAnsi="Courier New" w:cs="Courier New" w:hint="default"/>
      </w:rPr>
    </w:lvl>
    <w:lvl w:ilvl="8" w:tplc="0C090005" w:tentative="1">
      <w:start w:val="1"/>
      <w:numFmt w:val="bullet"/>
      <w:lvlText w:val=""/>
      <w:lvlJc w:val="left"/>
      <w:pPr>
        <w:ind w:left="6997" w:hanging="360"/>
      </w:pPr>
      <w:rPr>
        <w:rFonts w:ascii="Wingdings" w:hAnsi="Wingdings" w:hint="default"/>
      </w:rPr>
    </w:lvl>
  </w:abstractNum>
  <w:abstractNum w:abstractNumId="29" w15:restartNumberingAfterBreak="0">
    <w:nsid w:val="76095CB5"/>
    <w:multiLevelType w:val="hybridMultilevel"/>
    <w:tmpl w:val="FFFFFFFF"/>
    <w:lvl w:ilvl="0" w:tplc="9A1C8DB4">
      <w:start w:val="1"/>
      <w:numFmt w:val="bullet"/>
      <w:lvlText w:val="·"/>
      <w:lvlJc w:val="left"/>
      <w:pPr>
        <w:ind w:left="720" w:hanging="360"/>
      </w:pPr>
      <w:rPr>
        <w:rFonts w:ascii="Symbol" w:hAnsi="Symbol" w:hint="default"/>
      </w:rPr>
    </w:lvl>
    <w:lvl w:ilvl="1" w:tplc="D294340E">
      <w:start w:val="1"/>
      <w:numFmt w:val="bullet"/>
      <w:lvlText w:val="o"/>
      <w:lvlJc w:val="left"/>
      <w:pPr>
        <w:ind w:left="1440" w:hanging="360"/>
      </w:pPr>
      <w:rPr>
        <w:rFonts w:ascii="Courier New" w:hAnsi="Courier New" w:hint="default"/>
      </w:rPr>
    </w:lvl>
    <w:lvl w:ilvl="2" w:tplc="6742E4A6">
      <w:start w:val="1"/>
      <w:numFmt w:val="bullet"/>
      <w:lvlText w:val=""/>
      <w:lvlJc w:val="left"/>
      <w:pPr>
        <w:ind w:left="2160" w:hanging="360"/>
      </w:pPr>
      <w:rPr>
        <w:rFonts w:ascii="Wingdings" w:hAnsi="Wingdings" w:hint="default"/>
      </w:rPr>
    </w:lvl>
    <w:lvl w:ilvl="3" w:tplc="76BA2220">
      <w:start w:val="1"/>
      <w:numFmt w:val="bullet"/>
      <w:lvlText w:val=""/>
      <w:lvlJc w:val="left"/>
      <w:pPr>
        <w:ind w:left="2880" w:hanging="360"/>
      </w:pPr>
      <w:rPr>
        <w:rFonts w:ascii="Symbol" w:hAnsi="Symbol" w:hint="default"/>
      </w:rPr>
    </w:lvl>
    <w:lvl w:ilvl="4" w:tplc="9C3C4ACC">
      <w:start w:val="1"/>
      <w:numFmt w:val="bullet"/>
      <w:lvlText w:val="o"/>
      <w:lvlJc w:val="left"/>
      <w:pPr>
        <w:ind w:left="3600" w:hanging="360"/>
      </w:pPr>
      <w:rPr>
        <w:rFonts w:ascii="Courier New" w:hAnsi="Courier New" w:hint="default"/>
      </w:rPr>
    </w:lvl>
    <w:lvl w:ilvl="5" w:tplc="0D2807F4">
      <w:start w:val="1"/>
      <w:numFmt w:val="bullet"/>
      <w:lvlText w:val=""/>
      <w:lvlJc w:val="left"/>
      <w:pPr>
        <w:ind w:left="4320" w:hanging="360"/>
      </w:pPr>
      <w:rPr>
        <w:rFonts w:ascii="Wingdings" w:hAnsi="Wingdings" w:hint="default"/>
      </w:rPr>
    </w:lvl>
    <w:lvl w:ilvl="6" w:tplc="84C28FF6">
      <w:start w:val="1"/>
      <w:numFmt w:val="bullet"/>
      <w:lvlText w:val=""/>
      <w:lvlJc w:val="left"/>
      <w:pPr>
        <w:ind w:left="5040" w:hanging="360"/>
      </w:pPr>
      <w:rPr>
        <w:rFonts w:ascii="Symbol" w:hAnsi="Symbol" w:hint="default"/>
      </w:rPr>
    </w:lvl>
    <w:lvl w:ilvl="7" w:tplc="5BD42864">
      <w:start w:val="1"/>
      <w:numFmt w:val="bullet"/>
      <w:lvlText w:val="o"/>
      <w:lvlJc w:val="left"/>
      <w:pPr>
        <w:ind w:left="5760" w:hanging="360"/>
      </w:pPr>
      <w:rPr>
        <w:rFonts w:ascii="Courier New" w:hAnsi="Courier New" w:hint="default"/>
      </w:rPr>
    </w:lvl>
    <w:lvl w:ilvl="8" w:tplc="E7123D42">
      <w:start w:val="1"/>
      <w:numFmt w:val="bullet"/>
      <w:lvlText w:val=""/>
      <w:lvlJc w:val="left"/>
      <w:pPr>
        <w:ind w:left="6480" w:hanging="360"/>
      </w:pPr>
      <w:rPr>
        <w:rFonts w:ascii="Wingdings" w:hAnsi="Wingdings" w:hint="default"/>
      </w:rPr>
    </w:lvl>
  </w:abstractNum>
  <w:abstractNum w:abstractNumId="30" w15:restartNumberingAfterBreak="0">
    <w:nsid w:val="7643A196"/>
    <w:multiLevelType w:val="hybridMultilevel"/>
    <w:tmpl w:val="FFFFFFFF"/>
    <w:lvl w:ilvl="0" w:tplc="CCAC78AC">
      <w:start w:val="1"/>
      <w:numFmt w:val="bullet"/>
      <w:lvlText w:val="·"/>
      <w:lvlJc w:val="left"/>
      <w:pPr>
        <w:ind w:left="720" w:hanging="360"/>
      </w:pPr>
      <w:rPr>
        <w:rFonts w:ascii="Symbol" w:hAnsi="Symbol" w:hint="default"/>
      </w:rPr>
    </w:lvl>
    <w:lvl w:ilvl="1" w:tplc="C17E7E9C">
      <w:start w:val="1"/>
      <w:numFmt w:val="bullet"/>
      <w:lvlText w:val="o"/>
      <w:lvlJc w:val="left"/>
      <w:pPr>
        <w:ind w:left="1440" w:hanging="360"/>
      </w:pPr>
      <w:rPr>
        <w:rFonts w:ascii="Courier New" w:hAnsi="Courier New" w:hint="default"/>
      </w:rPr>
    </w:lvl>
    <w:lvl w:ilvl="2" w:tplc="CAB4F6D6">
      <w:start w:val="1"/>
      <w:numFmt w:val="bullet"/>
      <w:lvlText w:val=""/>
      <w:lvlJc w:val="left"/>
      <w:pPr>
        <w:ind w:left="2160" w:hanging="360"/>
      </w:pPr>
      <w:rPr>
        <w:rFonts w:ascii="Wingdings" w:hAnsi="Wingdings" w:hint="default"/>
      </w:rPr>
    </w:lvl>
    <w:lvl w:ilvl="3" w:tplc="FA72B4E6">
      <w:start w:val="1"/>
      <w:numFmt w:val="bullet"/>
      <w:lvlText w:val=""/>
      <w:lvlJc w:val="left"/>
      <w:pPr>
        <w:ind w:left="2880" w:hanging="360"/>
      </w:pPr>
      <w:rPr>
        <w:rFonts w:ascii="Symbol" w:hAnsi="Symbol" w:hint="default"/>
      </w:rPr>
    </w:lvl>
    <w:lvl w:ilvl="4" w:tplc="7D64EE26">
      <w:start w:val="1"/>
      <w:numFmt w:val="bullet"/>
      <w:lvlText w:val="o"/>
      <w:lvlJc w:val="left"/>
      <w:pPr>
        <w:ind w:left="3600" w:hanging="360"/>
      </w:pPr>
      <w:rPr>
        <w:rFonts w:ascii="Courier New" w:hAnsi="Courier New" w:hint="default"/>
      </w:rPr>
    </w:lvl>
    <w:lvl w:ilvl="5" w:tplc="BFD606A0">
      <w:start w:val="1"/>
      <w:numFmt w:val="bullet"/>
      <w:lvlText w:val=""/>
      <w:lvlJc w:val="left"/>
      <w:pPr>
        <w:ind w:left="4320" w:hanging="360"/>
      </w:pPr>
      <w:rPr>
        <w:rFonts w:ascii="Wingdings" w:hAnsi="Wingdings" w:hint="default"/>
      </w:rPr>
    </w:lvl>
    <w:lvl w:ilvl="6" w:tplc="A6E2C0F8">
      <w:start w:val="1"/>
      <w:numFmt w:val="bullet"/>
      <w:lvlText w:val=""/>
      <w:lvlJc w:val="left"/>
      <w:pPr>
        <w:ind w:left="5040" w:hanging="360"/>
      </w:pPr>
      <w:rPr>
        <w:rFonts w:ascii="Symbol" w:hAnsi="Symbol" w:hint="default"/>
      </w:rPr>
    </w:lvl>
    <w:lvl w:ilvl="7" w:tplc="9AE81BE0">
      <w:start w:val="1"/>
      <w:numFmt w:val="bullet"/>
      <w:lvlText w:val="o"/>
      <w:lvlJc w:val="left"/>
      <w:pPr>
        <w:ind w:left="5760" w:hanging="360"/>
      </w:pPr>
      <w:rPr>
        <w:rFonts w:ascii="Courier New" w:hAnsi="Courier New" w:hint="default"/>
      </w:rPr>
    </w:lvl>
    <w:lvl w:ilvl="8" w:tplc="C36EE15C">
      <w:start w:val="1"/>
      <w:numFmt w:val="bullet"/>
      <w:lvlText w:val=""/>
      <w:lvlJc w:val="left"/>
      <w:pPr>
        <w:ind w:left="6480" w:hanging="360"/>
      </w:pPr>
      <w:rPr>
        <w:rFonts w:ascii="Wingdings" w:hAnsi="Wingdings" w:hint="default"/>
      </w:rPr>
    </w:lvl>
  </w:abstractNum>
  <w:num w:numId="1" w16cid:durableId="1141652929">
    <w:abstractNumId w:val="18"/>
  </w:num>
  <w:num w:numId="2" w16cid:durableId="362708254">
    <w:abstractNumId w:val="13"/>
  </w:num>
  <w:num w:numId="3" w16cid:durableId="833762602">
    <w:abstractNumId w:val="19"/>
  </w:num>
  <w:num w:numId="4" w16cid:durableId="335889907">
    <w:abstractNumId w:val="16"/>
  </w:num>
  <w:num w:numId="5" w16cid:durableId="1696228550">
    <w:abstractNumId w:val="22"/>
  </w:num>
  <w:num w:numId="6" w16cid:durableId="1479147627">
    <w:abstractNumId w:val="9"/>
  </w:num>
  <w:num w:numId="7" w16cid:durableId="1648435447">
    <w:abstractNumId w:val="11"/>
  </w:num>
  <w:num w:numId="8" w16cid:durableId="1510757626">
    <w:abstractNumId w:val="17"/>
  </w:num>
  <w:num w:numId="9" w16cid:durableId="1450466588">
    <w:abstractNumId w:val="25"/>
  </w:num>
  <w:num w:numId="10" w16cid:durableId="1600404549">
    <w:abstractNumId w:val="20"/>
  </w:num>
  <w:num w:numId="11" w16cid:durableId="1399014429">
    <w:abstractNumId w:val="24"/>
  </w:num>
  <w:num w:numId="12" w16cid:durableId="1885093177">
    <w:abstractNumId w:val="2"/>
  </w:num>
  <w:num w:numId="13" w16cid:durableId="142890203">
    <w:abstractNumId w:val="4"/>
  </w:num>
  <w:num w:numId="14" w16cid:durableId="675302747">
    <w:abstractNumId w:val="23"/>
  </w:num>
  <w:num w:numId="15" w16cid:durableId="1051224057">
    <w:abstractNumId w:val="1"/>
  </w:num>
  <w:num w:numId="16" w16cid:durableId="48379675">
    <w:abstractNumId w:val="15"/>
  </w:num>
  <w:num w:numId="17" w16cid:durableId="1921057727">
    <w:abstractNumId w:val="12"/>
  </w:num>
  <w:num w:numId="18" w16cid:durableId="1113286091">
    <w:abstractNumId w:val="26"/>
  </w:num>
  <w:num w:numId="19" w16cid:durableId="1963800742">
    <w:abstractNumId w:val="29"/>
  </w:num>
  <w:num w:numId="20" w16cid:durableId="1894804711">
    <w:abstractNumId w:val="27"/>
  </w:num>
  <w:num w:numId="21" w16cid:durableId="928734415">
    <w:abstractNumId w:val="7"/>
  </w:num>
  <w:num w:numId="22" w16cid:durableId="988436144">
    <w:abstractNumId w:val="21"/>
  </w:num>
  <w:num w:numId="23" w16cid:durableId="1850369007">
    <w:abstractNumId w:val="0"/>
  </w:num>
  <w:num w:numId="24" w16cid:durableId="207843772">
    <w:abstractNumId w:val="5"/>
  </w:num>
  <w:num w:numId="25" w16cid:durableId="431513619">
    <w:abstractNumId w:val="6"/>
  </w:num>
  <w:num w:numId="26" w16cid:durableId="2115979932">
    <w:abstractNumId w:val="30"/>
  </w:num>
  <w:num w:numId="27" w16cid:durableId="258687017">
    <w:abstractNumId w:val="10"/>
  </w:num>
  <w:num w:numId="28" w16cid:durableId="440147854">
    <w:abstractNumId w:val="14"/>
  </w:num>
  <w:num w:numId="29" w16cid:durableId="416757730">
    <w:abstractNumId w:val="3"/>
  </w:num>
  <w:num w:numId="30" w16cid:durableId="480076353">
    <w:abstractNumId w:val="28"/>
  </w:num>
  <w:num w:numId="31" w16cid:durableId="808479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293"/>
    <w:rsid w:val="0000039F"/>
    <w:rsid w:val="00000439"/>
    <w:rsid w:val="00001363"/>
    <w:rsid w:val="00001D68"/>
    <w:rsid w:val="00001DA4"/>
    <w:rsid w:val="0000214E"/>
    <w:rsid w:val="00002CBF"/>
    <w:rsid w:val="00003438"/>
    <w:rsid w:val="00003993"/>
    <w:rsid w:val="00003A69"/>
    <w:rsid w:val="00003CED"/>
    <w:rsid w:val="000046CB"/>
    <w:rsid w:val="00004AA8"/>
    <w:rsid w:val="00004BB9"/>
    <w:rsid w:val="000052B9"/>
    <w:rsid w:val="0000556E"/>
    <w:rsid w:val="000059D3"/>
    <w:rsid w:val="00005C59"/>
    <w:rsid w:val="00005D77"/>
    <w:rsid w:val="00005D93"/>
    <w:rsid w:val="00006394"/>
    <w:rsid w:val="000074BB"/>
    <w:rsid w:val="000076C5"/>
    <w:rsid w:val="0001066B"/>
    <w:rsid w:val="00010C4D"/>
    <w:rsid w:val="000110CD"/>
    <w:rsid w:val="00011394"/>
    <w:rsid w:val="00011433"/>
    <w:rsid w:val="000115CC"/>
    <w:rsid w:val="0001244B"/>
    <w:rsid w:val="0001256A"/>
    <w:rsid w:val="000125C9"/>
    <w:rsid w:val="00012C9C"/>
    <w:rsid w:val="000150FF"/>
    <w:rsid w:val="00017123"/>
    <w:rsid w:val="00017E86"/>
    <w:rsid w:val="00017EDF"/>
    <w:rsid w:val="00020427"/>
    <w:rsid w:val="0002059D"/>
    <w:rsid w:val="00021252"/>
    <w:rsid w:val="00021445"/>
    <w:rsid w:val="00021C53"/>
    <w:rsid w:val="00021D94"/>
    <w:rsid w:val="000225A3"/>
    <w:rsid w:val="00022BEC"/>
    <w:rsid w:val="00022C6D"/>
    <w:rsid w:val="0002309F"/>
    <w:rsid w:val="000238EA"/>
    <w:rsid w:val="00023F75"/>
    <w:rsid w:val="000241B7"/>
    <w:rsid w:val="0002421C"/>
    <w:rsid w:val="00024471"/>
    <w:rsid w:val="000244E1"/>
    <w:rsid w:val="00024A45"/>
    <w:rsid w:val="0002514B"/>
    <w:rsid w:val="00025310"/>
    <w:rsid w:val="00025386"/>
    <w:rsid w:val="00025D1E"/>
    <w:rsid w:val="00026FDD"/>
    <w:rsid w:val="00027458"/>
    <w:rsid w:val="0002746A"/>
    <w:rsid w:val="0002751C"/>
    <w:rsid w:val="000275D2"/>
    <w:rsid w:val="000276B3"/>
    <w:rsid w:val="00027F12"/>
    <w:rsid w:val="00030117"/>
    <w:rsid w:val="00030DFE"/>
    <w:rsid w:val="000314C4"/>
    <w:rsid w:val="00031745"/>
    <w:rsid w:val="000317A4"/>
    <w:rsid w:val="000327F6"/>
    <w:rsid w:val="0003281C"/>
    <w:rsid w:val="000354C0"/>
    <w:rsid w:val="000360BA"/>
    <w:rsid w:val="000363C3"/>
    <w:rsid w:val="000367E3"/>
    <w:rsid w:val="00036AB0"/>
    <w:rsid w:val="00036BFB"/>
    <w:rsid w:val="00037066"/>
    <w:rsid w:val="000372DF"/>
    <w:rsid w:val="00037362"/>
    <w:rsid w:val="00037458"/>
    <w:rsid w:val="00037695"/>
    <w:rsid w:val="00037BCB"/>
    <w:rsid w:val="000401EE"/>
    <w:rsid w:val="00040D9C"/>
    <w:rsid w:val="00041657"/>
    <w:rsid w:val="00041844"/>
    <w:rsid w:val="00041EA0"/>
    <w:rsid w:val="0004269C"/>
    <w:rsid w:val="00042B1E"/>
    <w:rsid w:val="00042B9B"/>
    <w:rsid w:val="00042D80"/>
    <w:rsid w:val="00042F1B"/>
    <w:rsid w:val="00043296"/>
    <w:rsid w:val="000435F6"/>
    <w:rsid w:val="000440CF"/>
    <w:rsid w:val="000447C9"/>
    <w:rsid w:val="000448AA"/>
    <w:rsid w:val="00044A0B"/>
    <w:rsid w:val="00044B46"/>
    <w:rsid w:val="00044BB8"/>
    <w:rsid w:val="00045928"/>
    <w:rsid w:val="000459F1"/>
    <w:rsid w:val="00045C04"/>
    <w:rsid w:val="00045E45"/>
    <w:rsid w:val="00045F93"/>
    <w:rsid w:val="000465A2"/>
    <w:rsid w:val="00046C1E"/>
    <w:rsid w:val="00046EBC"/>
    <w:rsid w:val="00046FC9"/>
    <w:rsid w:val="000472A0"/>
    <w:rsid w:val="00047924"/>
    <w:rsid w:val="000479F5"/>
    <w:rsid w:val="00047CCF"/>
    <w:rsid w:val="0005049E"/>
    <w:rsid w:val="000505C8"/>
    <w:rsid w:val="00051069"/>
    <w:rsid w:val="00051078"/>
    <w:rsid w:val="0005131A"/>
    <w:rsid w:val="000522E3"/>
    <w:rsid w:val="00052878"/>
    <w:rsid w:val="00052B69"/>
    <w:rsid w:val="00053052"/>
    <w:rsid w:val="000534DF"/>
    <w:rsid w:val="00053CED"/>
    <w:rsid w:val="0005428B"/>
    <w:rsid w:val="000549BA"/>
    <w:rsid w:val="00054A34"/>
    <w:rsid w:val="0005505F"/>
    <w:rsid w:val="0005586A"/>
    <w:rsid w:val="00056532"/>
    <w:rsid w:val="000574E8"/>
    <w:rsid w:val="00057798"/>
    <w:rsid w:val="00060202"/>
    <w:rsid w:val="00061578"/>
    <w:rsid w:val="000623D1"/>
    <w:rsid w:val="000626D8"/>
    <w:rsid w:val="00062C4A"/>
    <w:rsid w:val="00063192"/>
    <w:rsid w:val="00064679"/>
    <w:rsid w:val="000656D8"/>
    <w:rsid w:val="00065776"/>
    <w:rsid w:val="00065B3C"/>
    <w:rsid w:val="0006717B"/>
    <w:rsid w:val="0006723B"/>
    <w:rsid w:val="000673A6"/>
    <w:rsid w:val="000678A1"/>
    <w:rsid w:val="00067F67"/>
    <w:rsid w:val="000705B1"/>
    <w:rsid w:val="000708E3"/>
    <w:rsid w:val="00070E4B"/>
    <w:rsid w:val="000715C6"/>
    <w:rsid w:val="000720E7"/>
    <w:rsid w:val="00072D62"/>
    <w:rsid w:val="00072DC8"/>
    <w:rsid w:val="0007366A"/>
    <w:rsid w:val="00073E4F"/>
    <w:rsid w:val="000750B0"/>
    <w:rsid w:val="00075330"/>
    <w:rsid w:val="00076076"/>
    <w:rsid w:val="000771A0"/>
    <w:rsid w:val="00077315"/>
    <w:rsid w:val="00077A57"/>
    <w:rsid w:val="00077B60"/>
    <w:rsid w:val="0008022E"/>
    <w:rsid w:val="00080B4D"/>
    <w:rsid w:val="00080B8C"/>
    <w:rsid w:val="000813D3"/>
    <w:rsid w:val="000813DD"/>
    <w:rsid w:val="000821D4"/>
    <w:rsid w:val="00082C0E"/>
    <w:rsid w:val="00082D4D"/>
    <w:rsid w:val="000830B9"/>
    <w:rsid w:val="00083C84"/>
    <w:rsid w:val="00084465"/>
    <w:rsid w:val="00084C52"/>
    <w:rsid w:val="00084EAC"/>
    <w:rsid w:val="000853B9"/>
    <w:rsid w:val="00086026"/>
    <w:rsid w:val="0008672E"/>
    <w:rsid w:val="000867DC"/>
    <w:rsid w:val="00086B62"/>
    <w:rsid w:val="00086E20"/>
    <w:rsid w:val="00086E29"/>
    <w:rsid w:val="00087A6F"/>
    <w:rsid w:val="00087E48"/>
    <w:rsid w:val="00090214"/>
    <w:rsid w:val="000902E3"/>
    <w:rsid w:val="00090336"/>
    <w:rsid w:val="00090B03"/>
    <w:rsid w:val="00090FE4"/>
    <w:rsid w:val="00091527"/>
    <w:rsid w:val="00091708"/>
    <w:rsid w:val="00091A94"/>
    <w:rsid w:val="00092033"/>
    <w:rsid w:val="00092436"/>
    <w:rsid w:val="00092C58"/>
    <w:rsid w:val="00092CE5"/>
    <w:rsid w:val="000931F0"/>
    <w:rsid w:val="00093F5F"/>
    <w:rsid w:val="000940E8"/>
    <w:rsid w:val="00094418"/>
    <w:rsid w:val="000945E7"/>
    <w:rsid w:val="00094A09"/>
    <w:rsid w:val="000951AB"/>
    <w:rsid w:val="000954EE"/>
    <w:rsid w:val="0009585C"/>
    <w:rsid w:val="00095D79"/>
    <w:rsid w:val="000961A4"/>
    <w:rsid w:val="000967D3"/>
    <w:rsid w:val="00096B97"/>
    <w:rsid w:val="000A0042"/>
    <w:rsid w:val="000A0433"/>
    <w:rsid w:val="000A078F"/>
    <w:rsid w:val="000A07F6"/>
    <w:rsid w:val="000A0884"/>
    <w:rsid w:val="000A11EA"/>
    <w:rsid w:val="000A2106"/>
    <w:rsid w:val="000A2698"/>
    <w:rsid w:val="000A35CD"/>
    <w:rsid w:val="000A3724"/>
    <w:rsid w:val="000A3778"/>
    <w:rsid w:val="000A423C"/>
    <w:rsid w:val="000A45D0"/>
    <w:rsid w:val="000A4ACD"/>
    <w:rsid w:val="000A4D55"/>
    <w:rsid w:val="000A50D0"/>
    <w:rsid w:val="000A5154"/>
    <w:rsid w:val="000A579A"/>
    <w:rsid w:val="000A5A5F"/>
    <w:rsid w:val="000A5EE4"/>
    <w:rsid w:val="000A65E3"/>
    <w:rsid w:val="000A6951"/>
    <w:rsid w:val="000A6CAF"/>
    <w:rsid w:val="000A6D57"/>
    <w:rsid w:val="000A7E82"/>
    <w:rsid w:val="000A7EE5"/>
    <w:rsid w:val="000B0A76"/>
    <w:rsid w:val="000B1065"/>
    <w:rsid w:val="000B1383"/>
    <w:rsid w:val="000B1725"/>
    <w:rsid w:val="000B1D58"/>
    <w:rsid w:val="000B21ED"/>
    <w:rsid w:val="000B2B54"/>
    <w:rsid w:val="000B2FA7"/>
    <w:rsid w:val="000B37CE"/>
    <w:rsid w:val="000B3BED"/>
    <w:rsid w:val="000B4DCF"/>
    <w:rsid w:val="000B51DF"/>
    <w:rsid w:val="000B5271"/>
    <w:rsid w:val="000B52EE"/>
    <w:rsid w:val="000B55E4"/>
    <w:rsid w:val="000B5A34"/>
    <w:rsid w:val="000B5A9C"/>
    <w:rsid w:val="000B5F23"/>
    <w:rsid w:val="000B6596"/>
    <w:rsid w:val="000B66BC"/>
    <w:rsid w:val="000B796A"/>
    <w:rsid w:val="000B7E4C"/>
    <w:rsid w:val="000C07AA"/>
    <w:rsid w:val="000C0879"/>
    <w:rsid w:val="000C0C0D"/>
    <w:rsid w:val="000C0EEF"/>
    <w:rsid w:val="000C169E"/>
    <w:rsid w:val="000C1AF3"/>
    <w:rsid w:val="000C1B5B"/>
    <w:rsid w:val="000C2D6C"/>
    <w:rsid w:val="000C3E36"/>
    <w:rsid w:val="000C3ED4"/>
    <w:rsid w:val="000C3EEB"/>
    <w:rsid w:val="000C4035"/>
    <w:rsid w:val="000C4448"/>
    <w:rsid w:val="000C48F0"/>
    <w:rsid w:val="000C4A9C"/>
    <w:rsid w:val="000C5319"/>
    <w:rsid w:val="000C6257"/>
    <w:rsid w:val="000C662A"/>
    <w:rsid w:val="000C72A1"/>
    <w:rsid w:val="000C74A4"/>
    <w:rsid w:val="000C7763"/>
    <w:rsid w:val="000D047B"/>
    <w:rsid w:val="000D0553"/>
    <w:rsid w:val="000D0B35"/>
    <w:rsid w:val="000D0CF6"/>
    <w:rsid w:val="000D0E70"/>
    <w:rsid w:val="000D13CC"/>
    <w:rsid w:val="000D1745"/>
    <w:rsid w:val="000D1C33"/>
    <w:rsid w:val="000D238C"/>
    <w:rsid w:val="000D2557"/>
    <w:rsid w:val="000D3315"/>
    <w:rsid w:val="000D3D03"/>
    <w:rsid w:val="000D3E2A"/>
    <w:rsid w:val="000D4FC3"/>
    <w:rsid w:val="000D6505"/>
    <w:rsid w:val="000D6523"/>
    <w:rsid w:val="000D66FF"/>
    <w:rsid w:val="000D67A8"/>
    <w:rsid w:val="000D6AD8"/>
    <w:rsid w:val="000D705C"/>
    <w:rsid w:val="000E0927"/>
    <w:rsid w:val="000E1449"/>
    <w:rsid w:val="000E1FA5"/>
    <w:rsid w:val="000E228F"/>
    <w:rsid w:val="000E2676"/>
    <w:rsid w:val="000E3370"/>
    <w:rsid w:val="000E3663"/>
    <w:rsid w:val="000E36E8"/>
    <w:rsid w:val="000E437E"/>
    <w:rsid w:val="000E4513"/>
    <w:rsid w:val="000E45F2"/>
    <w:rsid w:val="000E4C97"/>
    <w:rsid w:val="000E4D0F"/>
    <w:rsid w:val="000E5A5F"/>
    <w:rsid w:val="000E5B4B"/>
    <w:rsid w:val="000E5E70"/>
    <w:rsid w:val="000E5F8A"/>
    <w:rsid w:val="000E6540"/>
    <w:rsid w:val="000E6B12"/>
    <w:rsid w:val="000E6CB6"/>
    <w:rsid w:val="000E6E2C"/>
    <w:rsid w:val="000F01C1"/>
    <w:rsid w:val="000F0AA1"/>
    <w:rsid w:val="000F0E2A"/>
    <w:rsid w:val="000F1CD3"/>
    <w:rsid w:val="000F1DE4"/>
    <w:rsid w:val="000F1DF3"/>
    <w:rsid w:val="000F1F03"/>
    <w:rsid w:val="000F36B7"/>
    <w:rsid w:val="000F3FE5"/>
    <w:rsid w:val="000F4059"/>
    <w:rsid w:val="000F4211"/>
    <w:rsid w:val="000F42C0"/>
    <w:rsid w:val="000F44E7"/>
    <w:rsid w:val="000F498A"/>
    <w:rsid w:val="000F4ECD"/>
    <w:rsid w:val="000F50E3"/>
    <w:rsid w:val="000F5952"/>
    <w:rsid w:val="000F5BC8"/>
    <w:rsid w:val="000F69FB"/>
    <w:rsid w:val="000F7560"/>
    <w:rsid w:val="001005C1"/>
    <w:rsid w:val="00101533"/>
    <w:rsid w:val="00101845"/>
    <w:rsid w:val="001019C6"/>
    <w:rsid w:val="00102C94"/>
    <w:rsid w:val="001031B7"/>
    <w:rsid w:val="00103E24"/>
    <w:rsid w:val="00103EB9"/>
    <w:rsid w:val="001040B3"/>
    <w:rsid w:val="00104407"/>
    <w:rsid w:val="001047A2"/>
    <w:rsid w:val="00104A03"/>
    <w:rsid w:val="00104F8D"/>
    <w:rsid w:val="00105489"/>
    <w:rsid w:val="00105CA9"/>
    <w:rsid w:val="001068A8"/>
    <w:rsid w:val="00106E82"/>
    <w:rsid w:val="0010744F"/>
    <w:rsid w:val="00107DEF"/>
    <w:rsid w:val="00107ED2"/>
    <w:rsid w:val="00107FC6"/>
    <w:rsid w:val="00110468"/>
    <w:rsid w:val="001115E2"/>
    <w:rsid w:val="00111786"/>
    <w:rsid w:val="001118D6"/>
    <w:rsid w:val="00111962"/>
    <w:rsid w:val="00111A2D"/>
    <w:rsid w:val="0011206D"/>
    <w:rsid w:val="001126D4"/>
    <w:rsid w:val="001130B2"/>
    <w:rsid w:val="00113267"/>
    <w:rsid w:val="00113817"/>
    <w:rsid w:val="00113C50"/>
    <w:rsid w:val="001146D1"/>
    <w:rsid w:val="00114B65"/>
    <w:rsid w:val="001159D6"/>
    <w:rsid w:val="00115E9D"/>
    <w:rsid w:val="001176B8"/>
    <w:rsid w:val="00120CF3"/>
    <w:rsid w:val="00120E2C"/>
    <w:rsid w:val="00120F4B"/>
    <w:rsid w:val="0012186A"/>
    <w:rsid w:val="00121947"/>
    <w:rsid w:val="0012208C"/>
    <w:rsid w:val="00122B45"/>
    <w:rsid w:val="00122F87"/>
    <w:rsid w:val="00122FA2"/>
    <w:rsid w:val="001230AE"/>
    <w:rsid w:val="00123854"/>
    <w:rsid w:val="00123E81"/>
    <w:rsid w:val="001248C2"/>
    <w:rsid w:val="00124A43"/>
    <w:rsid w:val="0012509E"/>
    <w:rsid w:val="00125796"/>
    <w:rsid w:val="00125C15"/>
    <w:rsid w:val="00127621"/>
    <w:rsid w:val="00127BF3"/>
    <w:rsid w:val="00127FA4"/>
    <w:rsid w:val="0013002B"/>
    <w:rsid w:val="00130692"/>
    <w:rsid w:val="0013113C"/>
    <w:rsid w:val="00131B78"/>
    <w:rsid w:val="00132ECC"/>
    <w:rsid w:val="001332A8"/>
    <w:rsid w:val="001337AA"/>
    <w:rsid w:val="00133E76"/>
    <w:rsid w:val="00134213"/>
    <w:rsid w:val="001344F2"/>
    <w:rsid w:val="00134BAB"/>
    <w:rsid w:val="00135608"/>
    <w:rsid w:val="001356E3"/>
    <w:rsid w:val="00135C50"/>
    <w:rsid w:val="00135CCE"/>
    <w:rsid w:val="00136AB5"/>
    <w:rsid w:val="00136B16"/>
    <w:rsid w:val="00136E46"/>
    <w:rsid w:val="00137237"/>
    <w:rsid w:val="001374D4"/>
    <w:rsid w:val="0013779C"/>
    <w:rsid w:val="00137D2F"/>
    <w:rsid w:val="00137D35"/>
    <w:rsid w:val="00137FC1"/>
    <w:rsid w:val="00140070"/>
    <w:rsid w:val="001403E8"/>
    <w:rsid w:val="00140768"/>
    <w:rsid w:val="00140990"/>
    <w:rsid w:val="00140B1F"/>
    <w:rsid w:val="001415A0"/>
    <w:rsid w:val="00141CD9"/>
    <w:rsid w:val="0014239F"/>
    <w:rsid w:val="00142983"/>
    <w:rsid w:val="00142FA4"/>
    <w:rsid w:val="00143918"/>
    <w:rsid w:val="001443C9"/>
    <w:rsid w:val="00144D5B"/>
    <w:rsid w:val="00145070"/>
    <w:rsid w:val="00145648"/>
    <w:rsid w:val="00145CF3"/>
    <w:rsid w:val="001473BE"/>
    <w:rsid w:val="001500E5"/>
    <w:rsid w:val="0015047E"/>
    <w:rsid w:val="0015069D"/>
    <w:rsid w:val="00150896"/>
    <w:rsid w:val="00150D2E"/>
    <w:rsid w:val="00151108"/>
    <w:rsid w:val="00151971"/>
    <w:rsid w:val="0015233C"/>
    <w:rsid w:val="00153036"/>
    <w:rsid w:val="001533B4"/>
    <w:rsid w:val="00153B62"/>
    <w:rsid w:val="001545C5"/>
    <w:rsid w:val="00154724"/>
    <w:rsid w:val="001547C8"/>
    <w:rsid w:val="00156614"/>
    <w:rsid w:val="00156AFF"/>
    <w:rsid w:val="00156B61"/>
    <w:rsid w:val="001572D8"/>
    <w:rsid w:val="001574B7"/>
    <w:rsid w:val="00157546"/>
    <w:rsid w:val="00157D70"/>
    <w:rsid w:val="00157DF6"/>
    <w:rsid w:val="00157EF2"/>
    <w:rsid w:val="001605B3"/>
    <w:rsid w:val="00160D3F"/>
    <w:rsid w:val="00160F73"/>
    <w:rsid w:val="001615E7"/>
    <w:rsid w:val="00161B67"/>
    <w:rsid w:val="00161BE8"/>
    <w:rsid w:val="001623A6"/>
    <w:rsid w:val="001626BE"/>
    <w:rsid w:val="00162CB7"/>
    <w:rsid w:val="0016336D"/>
    <w:rsid w:val="0016354E"/>
    <w:rsid w:val="00163633"/>
    <w:rsid w:val="001649E3"/>
    <w:rsid w:val="0016530F"/>
    <w:rsid w:val="0016585D"/>
    <w:rsid w:val="00165CEC"/>
    <w:rsid w:val="00165F7C"/>
    <w:rsid w:val="001660AA"/>
    <w:rsid w:val="001661A9"/>
    <w:rsid w:val="001663D3"/>
    <w:rsid w:val="00166438"/>
    <w:rsid w:val="00166575"/>
    <w:rsid w:val="00166897"/>
    <w:rsid w:val="001670F5"/>
    <w:rsid w:val="001671B9"/>
    <w:rsid w:val="001672ED"/>
    <w:rsid w:val="00170D83"/>
    <w:rsid w:val="0017139A"/>
    <w:rsid w:val="0017147F"/>
    <w:rsid w:val="001719B4"/>
    <w:rsid w:val="00171B10"/>
    <w:rsid w:val="00172973"/>
    <w:rsid w:val="00172A40"/>
    <w:rsid w:val="0017329E"/>
    <w:rsid w:val="0017405B"/>
    <w:rsid w:val="0017478C"/>
    <w:rsid w:val="0017498E"/>
    <w:rsid w:val="00174D43"/>
    <w:rsid w:val="00174F57"/>
    <w:rsid w:val="001754D3"/>
    <w:rsid w:val="001759A9"/>
    <w:rsid w:val="00175FE6"/>
    <w:rsid w:val="001766F4"/>
    <w:rsid w:val="00176D3B"/>
    <w:rsid w:val="00177A73"/>
    <w:rsid w:val="00180673"/>
    <w:rsid w:val="001807B7"/>
    <w:rsid w:val="00180E65"/>
    <w:rsid w:val="00180E9B"/>
    <w:rsid w:val="0018200D"/>
    <w:rsid w:val="001827FE"/>
    <w:rsid w:val="0018300A"/>
    <w:rsid w:val="001834CE"/>
    <w:rsid w:val="0018371E"/>
    <w:rsid w:val="00183DAD"/>
    <w:rsid w:val="001840E4"/>
    <w:rsid w:val="00184475"/>
    <w:rsid w:val="001845FB"/>
    <w:rsid w:val="00184C67"/>
    <w:rsid w:val="0018538D"/>
    <w:rsid w:val="00185B3B"/>
    <w:rsid w:val="00185FC9"/>
    <w:rsid w:val="00186791"/>
    <w:rsid w:val="00186CA0"/>
    <w:rsid w:val="00187115"/>
    <w:rsid w:val="00187478"/>
    <w:rsid w:val="00187849"/>
    <w:rsid w:val="00187A6D"/>
    <w:rsid w:val="00187DA2"/>
    <w:rsid w:val="0019086A"/>
    <w:rsid w:val="00190E5E"/>
    <w:rsid w:val="00191037"/>
    <w:rsid w:val="001913E3"/>
    <w:rsid w:val="001919E0"/>
    <w:rsid w:val="00191EA3"/>
    <w:rsid w:val="001926CD"/>
    <w:rsid w:val="001927B2"/>
    <w:rsid w:val="001938B9"/>
    <w:rsid w:val="00193D9E"/>
    <w:rsid w:val="00193FEC"/>
    <w:rsid w:val="00194497"/>
    <w:rsid w:val="001944B7"/>
    <w:rsid w:val="00194923"/>
    <w:rsid w:val="00194DA3"/>
    <w:rsid w:val="00195027"/>
    <w:rsid w:val="0019687F"/>
    <w:rsid w:val="00196A1D"/>
    <w:rsid w:val="00196D28"/>
    <w:rsid w:val="001976C8"/>
    <w:rsid w:val="00197706"/>
    <w:rsid w:val="001A0B1E"/>
    <w:rsid w:val="001A0CB6"/>
    <w:rsid w:val="001A0D61"/>
    <w:rsid w:val="001A10EF"/>
    <w:rsid w:val="001A1707"/>
    <w:rsid w:val="001A201D"/>
    <w:rsid w:val="001A3237"/>
    <w:rsid w:val="001A38AD"/>
    <w:rsid w:val="001A3C22"/>
    <w:rsid w:val="001A3D8C"/>
    <w:rsid w:val="001A3EB1"/>
    <w:rsid w:val="001A42BB"/>
    <w:rsid w:val="001A4636"/>
    <w:rsid w:val="001A4748"/>
    <w:rsid w:val="001A47F3"/>
    <w:rsid w:val="001A532F"/>
    <w:rsid w:val="001A5557"/>
    <w:rsid w:val="001A595F"/>
    <w:rsid w:val="001A6337"/>
    <w:rsid w:val="001A64AC"/>
    <w:rsid w:val="001A6E4D"/>
    <w:rsid w:val="001A7341"/>
    <w:rsid w:val="001A7A32"/>
    <w:rsid w:val="001A7AB8"/>
    <w:rsid w:val="001B03EC"/>
    <w:rsid w:val="001B07BD"/>
    <w:rsid w:val="001B126B"/>
    <w:rsid w:val="001B156D"/>
    <w:rsid w:val="001B1A0B"/>
    <w:rsid w:val="001B26FC"/>
    <w:rsid w:val="001B2DFA"/>
    <w:rsid w:val="001B3CA4"/>
    <w:rsid w:val="001B4216"/>
    <w:rsid w:val="001B488B"/>
    <w:rsid w:val="001B53D3"/>
    <w:rsid w:val="001B53FE"/>
    <w:rsid w:val="001B5A55"/>
    <w:rsid w:val="001B5BC3"/>
    <w:rsid w:val="001B5EF7"/>
    <w:rsid w:val="001B69C1"/>
    <w:rsid w:val="001B7A4C"/>
    <w:rsid w:val="001B7AC3"/>
    <w:rsid w:val="001B7DDA"/>
    <w:rsid w:val="001B7EC4"/>
    <w:rsid w:val="001C0809"/>
    <w:rsid w:val="001C0B53"/>
    <w:rsid w:val="001C0C2C"/>
    <w:rsid w:val="001C1280"/>
    <w:rsid w:val="001C12D4"/>
    <w:rsid w:val="001C170C"/>
    <w:rsid w:val="001C17D1"/>
    <w:rsid w:val="001C181B"/>
    <w:rsid w:val="001C187F"/>
    <w:rsid w:val="001C1E37"/>
    <w:rsid w:val="001C3CDA"/>
    <w:rsid w:val="001C3D94"/>
    <w:rsid w:val="001C49DD"/>
    <w:rsid w:val="001C5310"/>
    <w:rsid w:val="001C5353"/>
    <w:rsid w:val="001C61CF"/>
    <w:rsid w:val="001C6390"/>
    <w:rsid w:val="001C65B0"/>
    <w:rsid w:val="001C69AC"/>
    <w:rsid w:val="001C6A43"/>
    <w:rsid w:val="001C6B60"/>
    <w:rsid w:val="001C7194"/>
    <w:rsid w:val="001C75BA"/>
    <w:rsid w:val="001C7F0D"/>
    <w:rsid w:val="001D0198"/>
    <w:rsid w:val="001D0C74"/>
    <w:rsid w:val="001D0E8F"/>
    <w:rsid w:val="001D0F82"/>
    <w:rsid w:val="001D1032"/>
    <w:rsid w:val="001D114A"/>
    <w:rsid w:val="001D1931"/>
    <w:rsid w:val="001D1C2D"/>
    <w:rsid w:val="001D1C99"/>
    <w:rsid w:val="001D244E"/>
    <w:rsid w:val="001D28E0"/>
    <w:rsid w:val="001D3750"/>
    <w:rsid w:val="001D3BD6"/>
    <w:rsid w:val="001D3C18"/>
    <w:rsid w:val="001D40B1"/>
    <w:rsid w:val="001D453C"/>
    <w:rsid w:val="001D46A0"/>
    <w:rsid w:val="001D48E2"/>
    <w:rsid w:val="001D49A7"/>
    <w:rsid w:val="001D5048"/>
    <w:rsid w:val="001D5345"/>
    <w:rsid w:val="001D5CC4"/>
    <w:rsid w:val="001D5D67"/>
    <w:rsid w:val="001D6703"/>
    <w:rsid w:val="001D69AE"/>
    <w:rsid w:val="001D6CFB"/>
    <w:rsid w:val="001D6FAC"/>
    <w:rsid w:val="001D752D"/>
    <w:rsid w:val="001D785D"/>
    <w:rsid w:val="001E015C"/>
    <w:rsid w:val="001E09D5"/>
    <w:rsid w:val="001E0DBB"/>
    <w:rsid w:val="001E0FD8"/>
    <w:rsid w:val="001E239C"/>
    <w:rsid w:val="001E3253"/>
    <w:rsid w:val="001E39A4"/>
    <w:rsid w:val="001E42FA"/>
    <w:rsid w:val="001E458D"/>
    <w:rsid w:val="001E4713"/>
    <w:rsid w:val="001E5101"/>
    <w:rsid w:val="001E66A5"/>
    <w:rsid w:val="001E6914"/>
    <w:rsid w:val="001E6D53"/>
    <w:rsid w:val="001E7018"/>
    <w:rsid w:val="001E7ABE"/>
    <w:rsid w:val="001E7F75"/>
    <w:rsid w:val="001F0107"/>
    <w:rsid w:val="001F0B39"/>
    <w:rsid w:val="001F0BB1"/>
    <w:rsid w:val="001F0FBA"/>
    <w:rsid w:val="001F1BF4"/>
    <w:rsid w:val="001F2052"/>
    <w:rsid w:val="001F3884"/>
    <w:rsid w:val="001F4755"/>
    <w:rsid w:val="001F48AA"/>
    <w:rsid w:val="001F48F2"/>
    <w:rsid w:val="001F529E"/>
    <w:rsid w:val="001F5305"/>
    <w:rsid w:val="001F5514"/>
    <w:rsid w:val="001F56CB"/>
    <w:rsid w:val="001F5CBC"/>
    <w:rsid w:val="001F667C"/>
    <w:rsid w:val="001F6993"/>
    <w:rsid w:val="001F7183"/>
    <w:rsid w:val="001F7251"/>
    <w:rsid w:val="001F74E1"/>
    <w:rsid w:val="001F7645"/>
    <w:rsid w:val="001F7D9C"/>
    <w:rsid w:val="002004DB"/>
    <w:rsid w:val="00200792"/>
    <w:rsid w:val="00200BBC"/>
    <w:rsid w:val="00201036"/>
    <w:rsid w:val="00201ED8"/>
    <w:rsid w:val="00202223"/>
    <w:rsid w:val="002025E4"/>
    <w:rsid w:val="00203835"/>
    <w:rsid w:val="00203869"/>
    <w:rsid w:val="002042E6"/>
    <w:rsid w:val="002053CF"/>
    <w:rsid w:val="00205F87"/>
    <w:rsid w:val="002063E9"/>
    <w:rsid w:val="002065CE"/>
    <w:rsid w:val="00206991"/>
    <w:rsid w:val="002069AA"/>
    <w:rsid w:val="00206AE2"/>
    <w:rsid w:val="00206B36"/>
    <w:rsid w:val="00207128"/>
    <w:rsid w:val="0020745F"/>
    <w:rsid w:val="002074FF"/>
    <w:rsid w:val="00207809"/>
    <w:rsid w:val="00207CB9"/>
    <w:rsid w:val="00210B06"/>
    <w:rsid w:val="00210B82"/>
    <w:rsid w:val="002110AF"/>
    <w:rsid w:val="002112F2"/>
    <w:rsid w:val="00211478"/>
    <w:rsid w:val="0021157B"/>
    <w:rsid w:val="00211780"/>
    <w:rsid w:val="002119A8"/>
    <w:rsid w:val="00211B64"/>
    <w:rsid w:val="00211CD6"/>
    <w:rsid w:val="00211F59"/>
    <w:rsid w:val="002122A0"/>
    <w:rsid w:val="00212522"/>
    <w:rsid w:val="00212835"/>
    <w:rsid w:val="00212DB6"/>
    <w:rsid w:val="00215394"/>
    <w:rsid w:val="00215D59"/>
    <w:rsid w:val="0021604C"/>
    <w:rsid w:val="002160FD"/>
    <w:rsid w:val="002176DA"/>
    <w:rsid w:val="002202DB"/>
    <w:rsid w:val="002205A3"/>
    <w:rsid w:val="002217D3"/>
    <w:rsid w:val="00221931"/>
    <w:rsid w:val="00221D95"/>
    <w:rsid w:val="00221DCA"/>
    <w:rsid w:val="00222133"/>
    <w:rsid w:val="00222252"/>
    <w:rsid w:val="00222434"/>
    <w:rsid w:val="002227A5"/>
    <w:rsid w:val="00222B66"/>
    <w:rsid w:val="00222CB9"/>
    <w:rsid w:val="00223BED"/>
    <w:rsid w:val="00223F61"/>
    <w:rsid w:val="002242BB"/>
    <w:rsid w:val="002242F6"/>
    <w:rsid w:val="00224D19"/>
    <w:rsid w:val="002252E0"/>
    <w:rsid w:val="0022569D"/>
    <w:rsid w:val="00226F01"/>
    <w:rsid w:val="00227171"/>
    <w:rsid w:val="0022756D"/>
    <w:rsid w:val="00227705"/>
    <w:rsid w:val="00227C0B"/>
    <w:rsid w:val="002301F6"/>
    <w:rsid w:val="00231566"/>
    <w:rsid w:val="00231971"/>
    <w:rsid w:val="00231C5E"/>
    <w:rsid w:val="00231C6E"/>
    <w:rsid w:val="00231EF0"/>
    <w:rsid w:val="00231F2E"/>
    <w:rsid w:val="0023205D"/>
    <w:rsid w:val="002320EF"/>
    <w:rsid w:val="00232445"/>
    <w:rsid w:val="00232E47"/>
    <w:rsid w:val="00233351"/>
    <w:rsid w:val="002342ED"/>
    <w:rsid w:val="002345F2"/>
    <w:rsid w:val="00234674"/>
    <w:rsid w:val="00234F4B"/>
    <w:rsid w:val="002352BB"/>
    <w:rsid w:val="00235527"/>
    <w:rsid w:val="00235C12"/>
    <w:rsid w:val="00236531"/>
    <w:rsid w:val="0023657E"/>
    <w:rsid w:val="002365EB"/>
    <w:rsid w:val="00236A8E"/>
    <w:rsid w:val="00237112"/>
    <w:rsid w:val="0023757F"/>
    <w:rsid w:val="0023793D"/>
    <w:rsid w:val="00237E35"/>
    <w:rsid w:val="00240454"/>
    <w:rsid w:val="00240BD8"/>
    <w:rsid w:val="0024160B"/>
    <w:rsid w:val="00241668"/>
    <w:rsid w:val="00241CE2"/>
    <w:rsid w:val="00241F70"/>
    <w:rsid w:val="002422CD"/>
    <w:rsid w:val="00242431"/>
    <w:rsid w:val="002429A4"/>
    <w:rsid w:val="00242A49"/>
    <w:rsid w:val="00243568"/>
    <w:rsid w:val="00243C13"/>
    <w:rsid w:val="00243F0C"/>
    <w:rsid w:val="00244FE9"/>
    <w:rsid w:val="00245323"/>
    <w:rsid w:val="00245F62"/>
    <w:rsid w:val="00246056"/>
    <w:rsid w:val="00246525"/>
    <w:rsid w:val="00246802"/>
    <w:rsid w:val="002468EE"/>
    <w:rsid w:val="0024734F"/>
    <w:rsid w:val="00247355"/>
    <w:rsid w:val="002473B9"/>
    <w:rsid w:val="00247501"/>
    <w:rsid w:val="002476C4"/>
    <w:rsid w:val="00247812"/>
    <w:rsid w:val="002479DB"/>
    <w:rsid w:val="00247B15"/>
    <w:rsid w:val="00250402"/>
    <w:rsid w:val="00250AD9"/>
    <w:rsid w:val="00250B6D"/>
    <w:rsid w:val="00250EB5"/>
    <w:rsid w:val="00251861"/>
    <w:rsid w:val="00251898"/>
    <w:rsid w:val="00251BA8"/>
    <w:rsid w:val="00251C08"/>
    <w:rsid w:val="00251C17"/>
    <w:rsid w:val="00251CC2"/>
    <w:rsid w:val="00252293"/>
    <w:rsid w:val="0025258B"/>
    <w:rsid w:val="00252FF3"/>
    <w:rsid w:val="002530C3"/>
    <w:rsid w:val="00253448"/>
    <w:rsid w:val="002538B7"/>
    <w:rsid w:val="00253BA1"/>
    <w:rsid w:val="00253FDE"/>
    <w:rsid w:val="00254830"/>
    <w:rsid w:val="00254DAE"/>
    <w:rsid w:val="00255324"/>
    <w:rsid w:val="0025542C"/>
    <w:rsid w:val="00255F6F"/>
    <w:rsid w:val="00256232"/>
    <w:rsid w:val="002564F3"/>
    <w:rsid w:val="00256709"/>
    <w:rsid w:val="00257380"/>
    <w:rsid w:val="00257922"/>
    <w:rsid w:val="00257F52"/>
    <w:rsid w:val="002600DF"/>
    <w:rsid w:val="002605D4"/>
    <w:rsid w:val="0026085F"/>
    <w:rsid w:val="00260B22"/>
    <w:rsid w:val="0026145B"/>
    <w:rsid w:val="00261546"/>
    <w:rsid w:val="00261680"/>
    <w:rsid w:val="00261AEA"/>
    <w:rsid w:val="00261D36"/>
    <w:rsid w:val="00261F1C"/>
    <w:rsid w:val="00262632"/>
    <w:rsid w:val="00262B1F"/>
    <w:rsid w:val="00263366"/>
    <w:rsid w:val="00263A24"/>
    <w:rsid w:val="00264A1D"/>
    <w:rsid w:val="0026514F"/>
    <w:rsid w:val="002654E3"/>
    <w:rsid w:val="00265EE9"/>
    <w:rsid w:val="002661C2"/>
    <w:rsid w:val="00266F19"/>
    <w:rsid w:val="0026713B"/>
    <w:rsid w:val="002675D7"/>
    <w:rsid w:val="00267847"/>
    <w:rsid w:val="00267EFA"/>
    <w:rsid w:val="00270816"/>
    <w:rsid w:val="00270A43"/>
    <w:rsid w:val="00270D3F"/>
    <w:rsid w:val="00271088"/>
    <w:rsid w:val="00271738"/>
    <w:rsid w:val="00272471"/>
    <w:rsid w:val="002724BB"/>
    <w:rsid w:val="00272824"/>
    <w:rsid w:val="00272CF9"/>
    <w:rsid w:val="00272D2D"/>
    <w:rsid w:val="002736C1"/>
    <w:rsid w:val="002737D4"/>
    <w:rsid w:val="00273B62"/>
    <w:rsid w:val="00274236"/>
    <w:rsid w:val="00274FFE"/>
    <w:rsid w:val="00275787"/>
    <w:rsid w:val="00276457"/>
    <w:rsid w:val="00276609"/>
    <w:rsid w:val="00276D16"/>
    <w:rsid w:val="00276FA2"/>
    <w:rsid w:val="002770E0"/>
    <w:rsid w:val="00277422"/>
    <w:rsid w:val="00277699"/>
    <w:rsid w:val="00277ED9"/>
    <w:rsid w:val="002807C4"/>
    <w:rsid w:val="00280B58"/>
    <w:rsid w:val="0028131A"/>
    <w:rsid w:val="00281C73"/>
    <w:rsid w:val="002823B9"/>
    <w:rsid w:val="00282759"/>
    <w:rsid w:val="00283267"/>
    <w:rsid w:val="0028347E"/>
    <w:rsid w:val="00284543"/>
    <w:rsid w:val="002850D0"/>
    <w:rsid w:val="0028572E"/>
    <w:rsid w:val="002865CC"/>
    <w:rsid w:val="00286979"/>
    <w:rsid w:val="00290466"/>
    <w:rsid w:val="00290ED5"/>
    <w:rsid w:val="002922E9"/>
    <w:rsid w:val="00292721"/>
    <w:rsid w:val="0029287E"/>
    <w:rsid w:val="00292A57"/>
    <w:rsid w:val="00293CF7"/>
    <w:rsid w:val="00294314"/>
    <w:rsid w:val="00295019"/>
    <w:rsid w:val="002954CA"/>
    <w:rsid w:val="00295A98"/>
    <w:rsid w:val="0029665F"/>
    <w:rsid w:val="00296702"/>
    <w:rsid w:val="00296BA7"/>
    <w:rsid w:val="0029776D"/>
    <w:rsid w:val="00297C6B"/>
    <w:rsid w:val="002A055C"/>
    <w:rsid w:val="002A05E3"/>
    <w:rsid w:val="002A0EBE"/>
    <w:rsid w:val="002A0FA0"/>
    <w:rsid w:val="002A0FE5"/>
    <w:rsid w:val="002A16A5"/>
    <w:rsid w:val="002A1EA5"/>
    <w:rsid w:val="002A3080"/>
    <w:rsid w:val="002A33CA"/>
    <w:rsid w:val="002A34D8"/>
    <w:rsid w:val="002A3F79"/>
    <w:rsid w:val="002A4763"/>
    <w:rsid w:val="002A4A7B"/>
    <w:rsid w:val="002A5486"/>
    <w:rsid w:val="002A5C02"/>
    <w:rsid w:val="002A5FEC"/>
    <w:rsid w:val="002A6767"/>
    <w:rsid w:val="002A676D"/>
    <w:rsid w:val="002A6B9B"/>
    <w:rsid w:val="002A7099"/>
    <w:rsid w:val="002A7FD3"/>
    <w:rsid w:val="002B0056"/>
    <w:rsid w:val="002B05C0"/>
    <w:rsid w:val="002B1D06"/>
    <w:rsid w:val="002B1ED1"/>
    <w:rsid w:val="002B2033"/>
    <w:rsid w:val="002B46D9"/>
    <w:rsid w:val="002B5CDC"/>
    <w:rsid w:val="002B6A41"/>
    <w:rsid w:val="002B73D2"/>
    <w:rsid w:val="002B759C"/>
    <w:rsid w:val="002B77D4"/>
    <w:rsid w:val="002B7E08"/>
    <w:rsid w:val="002C0046"/>
    <w:rsid w:val="002C0126"/>
    <w:rsid w:val="002C039B"/>
    <w:rsid w:val="002C0488"/>
    <w:rsid w:val="002C0FFF"/>
    <w:rsid w:val="002C1051"/>
    <w:rsid w:val="002C13D6"/>
    <w:rsid w:val="002C16C1"/>
    <w:rsid w:val="002C16EB"/>
    <w:rsid w:val="002C1EA9"/>
    <w:rsid w:val="002C3522"/>
    <w:rsid w:val="002C36C7"/>
    <w:rsid w:val="002C3A3A"/>
    <w:rsid w:val="002C3D31"/>
    <w:rsid w:val="002C3E4F"/>
    <w:rsid w:val="002C436F"/>
    <w:rsid w:val="002C44FC"/>
    <w:rsid w:val="002C47C9"/>
    <w:rsid w:val="002C489B"/>
    <w:rsid w:val="002C48D1"/>
    <w:rsid w:val="002C4AD7"/>
    <w:rsid w:val="002C4F30"/>
    <w:rsid w:val="002C5259"/>
    <w:rsid w:val="002C55B2"/>
    <w:rsid w:val="002C5B3D"/>
    <w:rsid w:val="002C5D7A"/>
    <w:rsid w:val="002C6B5E"/>
    <w:rsid w:val="002C77F7"/>
    <w:rsid w:val="002D029D"/>
    <w:rsid w:val="002D0BD2"/>
    <w:rsid w:val="002D100E"/>
    <w:rsid w:val="002D1CD2"/>
    <w:rsid w:val="002D1E9C"/>
    <w:rsid w:val="002D2B24"/>
    <w:rsid w:val="002D31CD"/>
    <w:rsid w:val="002D3266"/>
    <w:rsid w:val="002D3286"/>
    <w:rsid w:val="002D3984"/>
    <w:rsid w:val="002D3BDA"/>
    <w:rsid w:val="002D464E"/>
    <w:rsid w:val="002D56E7"/>
    <w:rsid w:val="002D571C"/>
    <w:rsid w:val="002D572B"/>
    <w:rsid w:val="002D5872"/>
    <w:rsid w:val="002D641E"/>
    <w:rsid w:val="002D6940"/>
    <w:rsid w:val="002D6AB5"/>
    <w:rsid w:val="002D6E81"/>
    <w:rsid w:val="002D776B"/>
    <w:rsid w:val="002D7979"/>
    <w:rsid w:val="002D7EB3"/>
    <w:rsid w:val="002E0151"/>
    <w:rsid w:val="002E1665"/>
    <w:rsid w:val="002E190A"/>
    <w:rsid w:val="002E1E7B"/>
    <w:rsid w:val="002E1FFA"/>
    <w:rsid w:val="002E2127"/>
    <w:rsid w:val="002E261B"/>
    <w:rsid w:val="002E28A9"/>
    <w:rsid w:val="002E316A"/>
    <w:rsid w:val="002E4743"/>
    <w:rsid w:val="002E47D2"/>
    <w:rsid w:val="002E4801"/>
    <w:rsid w:val="002E497A"/>
    <w:rsid w:val="002E5F88"/>
    <w:rsid w:val="002E5FDF"/>
    <w:rsid w:val="002E60BB"/>
    <w:rsid w:val="002E6144"/>
    <w:rsid w:val="002E61BE"/>
    <w:rsid w:val="002F008D"/>
    <w:rsid w:val="002F0E11"/>
    <w:rsid w:val="002F1A1B"/>
    <w:rsid w:val="002F1C86"/>
    <w:rsid w:val="002F1F74"/>
    <w:rsid w:val="002F2BBC"/>
    <w:rsid w:val="002F3E69"/>
    <w:rsid w:val="002F3F8F"/>
    <w:rsid w:val="002F4425"/>
    <w:rsid w:val="002F4584"/>
    <w:rsid w:val="002F5A76"/>
    <w:rsid w:val="002F62C6"/>
    <w:rsid w:val="002F6E0D"/>
    <w:rsid w:val="002F71F0"/>
    <w:rsid w:val="002F7440"/>
    <w:rsid w:val="002F7641"/>
    <w:rsid w:val="002F780E"/>
    <w:rsid w:val="002F7C59"/>
    <w:rsid w:val="003008C3"/>
    <w:rsid w:val="00300A97"/>
    <w:rsid w:val="00300DD5"/>
    <w:rsid w:val="0030180C"/>
    <w:rsid w:val="0030205B"/>
    <w:rsid w:val="00302C5C"/>
    <w:rsid w:val="00302DA0"/>
    <w:rsid w:val="0030342D"/>
    <w:rsid w:val="0030404F"/>
    <w:rsid w:val="00305368"/>
    <w:rsid w:val="0030563D"/>
    <w:rsid w:val="00305B6D"/>
    <w:rsid w:val="00307491"/>
    <w:rsid w:val="0030756F"/>
    <w:rsid w:val="00310871"/>
    <w:rsid w:val="0031120E"/>
    <w:rsid w:val="003114BF"/>
    <w:rsid w:val="0031373F"/>
    <w:rsid w:val="00313E39"/>
    <w:rsid w:val="003142C4"/>
    <w:rsid w:val="00315241"/>
    <w:rsid w:val="0031567C"/>
    <w:rsid w:val="0031572E"/>
    <w:rsid w:val="0031580D"/>
    <w:rsid w:val="00315A7A"/>
    <w:rsid w:val="00316042"/>
    <w:rsid w:val="00316140"/>
    <w:rsid w:val="003162B2"/>
    <w:rsid w:val="0031697D"/>
    <w:rsid w:val="00317526"/>
    <w:rsid w:val="00317615"/>
    <w:rsid w:val="003177C0"/>
    <w:rsid w:val="0031785E"/>
    <w:rsid w:val="00317AC2"/>
    <w:rsid w:val="00317D23"/>
    <w:rsid w:val="003202AF"/>
    <w:rsid w:val="003209D6"/>
    <w:rsid w:val="00321D56"/>
    <w:rsid w:val="00321DFC"/>
    <w:rsid w:val="00321E66"/>
    <w:rsid w:val="00321EB6"/>
    <w:rsid w:val="00322BEE"/>
    <w:rsid w:val="00322DA8"/>
    <w:rsid w:val="00323C79"/>
    <w:rsid w:val="00323D58"/>
    <w:rsid w:val="00323D61"/>
    <w:rsid w:val="0032452E"/>
    <w:rsid w:val="00324A73"/>
    <w:rsid w:val="00324E88"/>
    <w:rsid w:val="003254B0"/>
    <w:rsid w:val="00325F3E"/>
    <w:rsid w:val="0032633E"/>
    <w:rsid w:val="00326B8D"/>
    <w:rsid w:val="00326EE5"/>
    <w:rsid w:val="00327B37"/>
    <w:rsid w:val="00330070"/>
    <w:rsid w:val="0033038E"/>
    <w:rsid w:val="0033084D"/>
    <w:rsid w:val="00330B61"/>
    <w:rsid w:val="00330D39"/>
    <w:rsid w:val="003310A4"/>
    <w:rsid w:val="00331234"/>
    <w:rsid w:val="00331C3C"/>
    <w:rsid w:val="0033256D"/>
    <w:rsid w:val="00332602"/>
    <w:rsid w:val="00332946"/>
    <w:rsid w:val="0033319A"/>
    <w:rsid w:val="00333689"/>
    <w:rsid w:val="00334E63"/>
    <w:rsid w:val="00335493"/>
    <w:rsid w:val="00335B06"/>
    <w:rsid w:val="0033627F"/>
    <w:rsid w:val="00336443"/>
    <w:rsid w:val="0033686E"/>
    <w:rsid w:val="00336AD6"/>
    <w:rsid w:val="0033732D"/>
    <w:rsid w:val="00337DB4"/>
    <w:rsid w:val="003401D2"/>
    <w:rsid w:val="0034082A"/>
    <w:rsid w:val="00341EF7"/>
    <w:rsid w:val="003422D0"/>
    <w:rsid w:val="00343247"/>
    <w:rsid w:val="003435F2"/>
    <w:rsid w:val="0034432A"/>
    <w:rsid w:val="0034435E"/>
    <w:rsid w:val="00344B24"/>
    <w:rsid w:val="00344C85"/>
    <w:rsid w:val="0034560B"/>
    <w:rsid w:val="00345C3E"/>
    <w:rsid w:val="003463D2"/>
    <w:rsid w:val="003469DA"/>
    <w:rsid w:val="00347475"/>
    <w:rsid w:val="00347A03"/>
    <w:rsid w:val="00347EB8"/>
    <w:rsid w:val="00347F1E"/>
    <w:rsid w:val="0035051C"/>
    <w:rsid w:val="003509D2"/>
    <w:rsid w:val="00350DA8"/>
    <w:rsid w:val="0035107C"/>
    <w:rsid w:val="00351B63"/>
    <w:rsid w:val="00351C63"/>
    <w:rsid w:val="00351FE6"/>
    <w:rsid w:val="0035246D"/>
    <w:rsid w:val="00355337"/>
    <w:rsid w:val="00355B2A"/>
    <w:rsid w:val="00356489"/>
    <w:rsid w:val="00356847"/>
    <w:rsid w:val="0035686A"/>
    <w:rsid w:val="0036016C"/>
    <w:rsid w:val="003607BD"/>
    <w:rsid w:val="0036102F"/>
    <w:rsid w:val="003613D4"/>
    <w:rsid w:val="00361947"/>
    <w:rsid w:val="00361FD8"/>
    <w:rsid w:val="00362492"/>
    <w:rsid w:val="00362802"/>
    <w:rsid w:val="00363215"/>
    <w:rsid w:val="003633F1"/>
    <w:rsid w:val="00363643"/>
    <w:rsid w:val="00363B9A"/>
    <w:rsid w:val="00363C6F"/>
    <w:rsid w:val="0036405A"/>
    <w:rsid w:val="00364359"/>
    <w:rsid w:val="003643EC"/>
    <w:rsid w:val="00364656"/>
    <w:rsid w:val="00364830"/>
    <w:rsid w:val="003649E9"/>
    <w:rsid w:val="00364C49"/>
    <w:rsid w:val="003651E2"/>
    <w:rsid w:val="00365305"/>
    <w:rsid w:val="00365A7E"/>
    <w:rsid w:val="00366A35"/>
    <w:rsid w:val="00366A68"/>
    <w:rsid w:val="003674C6"/>
    <w:rsid w:val="0036797F"/>
    <w:rsid w:val="00370939"/>
    <w:rsid w:val="00370E6C"/>
    <w:rsid w:val="00371A4D"/>
    <w:rsid w:val="00371D48"/>
    <w:rsid w:val="00371E68"/>
    <w:rsid w:val="00371FB8"/>
    <w:rsid w:val="0037204B"/>
    <w:rsid w:val="00372063"/>
    <w:rsid w:val="0037222B"/>
    <w:rsid w:val="00372733"/>
    <w:rsid w:val="00372AF8"/>
    <w:rsid w:val="00372CE0"/>
    <w:rsid w:val="00372ECA"/>
    <w:rsid w:val="00373339"/>
    <w:rsid w:val="00373CD7"/>
    <w:rsid w:val="00373D6A"/>
    <w:rsid w:val="00374E2F"/>
    <w:rsid w:val="00374FEE"/>
    <w:rsid w:val="0037561B"/>
    <w:rsid w:val="00375BCA"/>
    <w:rsid w:val="00375D20"/>
    <w:rsid w:val="00375DF8"/>
    <w:rsid w:val="00375E74"/>
    <w:rsid w:val="00376F80"/>
    <w:rsid w:val="00377008"/>
    <w:rsid w:val="00377428"/>
    <w:rsid w:val="00380156"/>
    <w:rsid w:val="003801E6"/>
    <w:rsid w:val="00380567"/>
    <w:rsid w:val="003808C0"/>
    <w:rsid w:val="0038093C"/>
    <w:rsid w:val="00380C10"/>
    <w:rsid w:val="00380E63"/>
    <w:rsid w:val="00381785"/>
    <w:rsid w:val="00381B5D"/>
    <w:rsid w:val="00382205"/>
    <w:rsid w:val="003825E6"/>
    <w:rsid w:val="00382723"/>
    <w:rsid w:val="00382BAE"/>
    <w:rsid w:val="00382D82"/>
    <w:rsid w:val="00382DB2"/>
    <w:rsid w:val="00383010"/>
    <w:rsid w:val="0038367B"/>
    <w:rsid w:val="003838D1"/>
    <w:rsid w:val="00383E7E"/>
    <w:rsid w:val="0038597F"/>
    <w:rsid w:val="00385CFE"/>
    <w:rsid w:val="00385E2A"/>
    <w:rsid w:val="00386299"/>
    <w:rsid w:val="00386340"/>
    <w:rsid w:val="003866E3"/>
    <w:rsid w:val="00386AB2"/>
    <w:rsid w:val="00387042"/>
    <w:rsid w:val="003874C3"/>
    <w:rsid w:val="00387588"/>
    <w:rsid w:val="00387EC3"/>
    <w:rsid w:val="00387F69"/>
    <w:rsid w:val="003901AC"/>
    <w:rsid w:val="0039033C"/>
    <w:rsid w:val="00390B5D"/>
    <w:rsid w:val="00390FD4"/>
    <w:rsid w:val="00391503"/>
    <w:rsid w:val="0039150C"/>
    <w:rsid w:val="0039195A"/>
    <w:rsid w:val="00392BF2"/>
    <w:rsid w:val="00393181"/>
    <w:rsid w:val="00393D93"/>
    <w:rsid w:val="003940C9"/>
    <w:rsid w:val="00394F2C"/>
    <w:rsid w:val="00395792"/>
    <w:rsid w:val="00396117"/>
    <w:rsid w:val="00396207"/>
    <w:rsid w:val="00396E13"/>
    <w:rsid w:val="00397023"/>
    <w:rsid w:val="0039734E"/>
    <w:rsid w:val="003A0302"/>
    <w:rsid w:val="003A16E4"/>
    <w:rsid w:val="003A1881"/>
    <w:rsid w:val="003A1E3E"/>
    <w:rsid w:val="003A1FA4"/>
    <w:rsid w:val="003A2C10"/>
    <w:rsid w:val="003A2CB1"/>
    <w:rsid w:val="003A35E1"/>
    <w:rsid w:val="003A3A3F"/>
    <w:rsid w:val="003A3EF1"/>
    <w:rsid w:val="003A65D3"/>
    <w:rsid w:val="003A690D"/>
    <w:rsid w:val="003A6E21"/>
    <w:rsid w:val="003A6FD1"/>
    <w:rsid w:val="003A705D"/>
    <w:rsid w:val="003A74B1"/>
    <w:rsid w:val="003A78CA"/>
    <w:rsid w:val="003A7C9A"/>
    <w:rsid w:val="003B00FC"/>
    <w:rsid w:val="003B01D5"/>
    <w:rsid w:val="003B0297"/>
    <w:rsid w:val="003B0902"/>
    <w:rsid w:val="003B12B9"/>
    <w:rsid w:val="003B193E"/>
    <w:rsid w:val="003B1A7F"/>
    <w:rsid w:val="003B1CFB"/>
    <w:rsid w:val="003B1D93"/>
    <w:rsid w:val="003B1D9F"/>
    <w:rsid w:val="003B28C5"/>
    <w:rsid w:val="003B2C42"/>
    <w:rsid w:val="003B2F45"/>
    <w:rsid w:val="003B32BD"/>
    <w:rsid w:val="003B32CC"/>
    <w:rsid w:val="003B4056"/>
    <w:rsid w:val="003B451B"/>
    <w:rsid w:val="003B457E"/>
    <w:rsid w:val="003B467A"/>
    <w:rsid w:val="003B50CC"/>
    <w:rsid w:val="003B51EA"/>
    <w:rsid w:val="003B61F9"/>
    <w:rsid w:val="003B7523"/>
    <w:rsid w:val="003B7FCA"/>
    <w:rsid w:val="003C066C"/>
    <w:rsid w:val="003C125F"/>
    <w:rsid w:val="003C170E"/>
    <w:rsid w:val="003C17C8"/>
    <w:rsid w:val="003C2045"/>
    <w:rsid w:val="003C27BE"/>
    <w:rsid w:val="003C3753"/>
    <w:rsid w:val="003C3EBA"/>
    <w:rsid w:val="003C4852"/>
    <w:rsid w:val="003C55F9"/>
    <w:rsid w:val="003C5E0A"/>
    <w:rsid w:val="003C601B"/>
    <w:rsid w:val="003C6F07"/>
    <w:rsid w:val="003C7820"/>
    <w:rsid w:val="003C79FC"/>
    <w:rsid w:val="003D0B49"/>
    <w:rsid w:val="003D10DD"/>
    <w:rsid w:val="003D1B10"/>
    <w:rsid w:val="003D1EF2"/>
    <w:rsid w:val="003D2329"/>
    <w:rsid w:val="003D25D1"/>
    <w:rsid w:val="003D2802"/>
    <w:rsid w:val="003D2DD3"/>
    <w:rsid w:val="003D3312"/>
    <w:rsid w:val="003D3315"/>
    <w:rsid w:val="003D3568"/>
    <w:rsid w:val="003D362E"/>
    <w:rsid w:val="003D43FD"/>
    <w:rsid w:val="003D4C03"/>
    <w:rsid w:val="003D5500"/>
    <w:rsid w:val="003D588E"/>
    <w:rsid w:val="003D5C3F"/>
    <w:rsid w:val="003D659A"/>
    <w:rsid w:val="003D6A14"/>
    <w:rsid w:val="003D72D6"/>
    <w:rsid w:val="003E03D0"/>
    <w:rsid w:val="003E079C"/>
    <w:rsid w:val="003E0C0A"/>
    <w:rsid w:val="003E180E"/>
    <w:rsid w:val="003E20B8"/>
    <w:rsid w:val="003E248A"/>
    <w:rsid w:val="003E2B88"/>
    <w:rsid w:val="003E2D03"/>
    <w:rsid w:val="003E359A"/>
    <w:rsid w:val="003E4020"/>
    <w:rsid w:val="003E4167"/>
    <w:rsid w:val="003E4CAF"/>
    <w:rsid w:val="003E5125"/>
    <w:rsid w:val="003E5404"/>
    <w:rsid w:val="003E55C5"/>
    <w:rsid w:val="003E5A4B"/>
    <w:rsid w:val="003E5B63"/>
    <w:rsid w:val="003E6E16"/>
    <w:rsid w:val="003E77E0"/>
    <w:rsid w:val="003F000E"/>
    <w:rsid w:val="003F03B4"/>
    <w:rsid w:val="003F05A5"/>
    <w:rsid w:val="003F0B57"/>
    <w:rsid w:val="003F1036"/>
    <w:rsid w:val="003F1107"/>
    <w:rsid w:val="003F1A60"/>
    <w:rsid w:val="003F1C46"/>
    <w:rsid w:val="003F1DB8"/>
    <w:rsid w:val="003F2597"/>
    <w:rsid w:val="003F25E5"/>
    <w:rsid w:val="003F2744"/>
    <w:rsid w:val="003F29ED"/>
    <w:rsid w:val="003F2DC9"/>
    <w:rsid w:val="003F30E2"/>
    <w:rsid w:val="003F33C3"/>
    <w:rsid w:val="003F4560"/>
    <w:rsid w:val="003F4690"/>
    <w:rsid w:val="003F480F"/>
    <w:rsid w:val="003F4927"/>
    <w:rsid w:val="003F4DFC"/>
    <w:rsid w:val="003F4E7A"/>
    <w:rsid w:val="003F5AA4"/>
    <w:rsid w:val="003F5C6C"/>
    <w:rsid w:val="003F5D06"/>
    <w:rsid w:val="003F5EB2"/>
    <w:rsid w:val="003F6A69"/>
    <w:rsid w:val="003F6D56"/>
    <w:rsid w:val="003F6EDE"/>
    <w:rsid w:val="003F7D81"/>
    <w:rsid w:val="004002AF"/>
    <w:rsid w:val="00400396"/>
    <w:rsid w:val="00400CBF"/>
    <w:rsid w:val="00400F40"/>
    <w:rsid w:val="004016A1"/>
    <w:rsid w:val="00401FE9"/>
    <w:rsid w:val="00402C2C"/>
    <w:rsid w:val="0040320C"/>
    <w:rsid w:val="004034DC"/>
    <w:rsid w:val="00403DD1"/>
    <w:rsid w:val="0040431D"/>
    <w:rsid w:val="004058AB"/>
    <w:rsid w:val="00405E61"/>
    <w:rsid w:val="00405EA6"/>
    <w:rsid w:val="00405F24"/>
    <w:rsid w:val="004060D9"/>
    <w:rsid w:val="004061FA"/>
    <w:rsid w:val="00406601"/>
    <w:rsid w:val="0040709D"/>
    <w:rsid w:val="00407136"/>
    <w:rsid w:val="0040768B"/>
    <w:rsid w:val="00407DDB"/>
    <w:rsid w:val="0041006A"/>
    <w:rsid w:val="00411D62"/>
    <w:rsid w:val="00412212"/>
    <w:rsid w:val="004123E2"/>
    <w:rsid w:val="004143E8"/>
    <w:rsid w:val="00414B36"/>
    <w:rsid w:val="00415101"/>
    <w:rsid w:val="004159D1"/>
    <w:rsid w:val="00417918"/>
    <w:rsid w:val="00417EE3"/>
    <w:rsid w:val="0042041E"/>
    <w:rsid w:val="0042043D"/>
    <w:rsid w:val="00421A84"/>
    <w:rsid w:val="00421DE1"/>
    <w:rsid w:val="00421ED3"/>
    <w:rsid w:val="00422ACA"/>
    <w:rsid w:val="00422C0E"/>
    <w:rsid w:val="00422CFF"/>
    <w:rsid w:val="0042359E"/>
    <w:rsid w:val="00423A7C"/>
    <w:rsid w:val="004249C5"/>
    <w:rsid w:val="00424C89"/>
    <w:rsid w:val="00425182"/>
    <w:rsid w:val="004252FF"/>
    <w:rsid w:val="00425875"/>
    <w:rsid w:val="00425E2C"/>
    <w:rsid w:val="0042675D"/>
    <w:rsid w:val="004268D7"/>
    <w:rsid w:val="00426937"/>
    <w:rsid w:val="0042705A"/>
    <w:rsid w:val="00427247"/>
    <w:rsid w:val="004302B3"/>
    <w:rsid w:val="00430621"/>
    <w:rsid w:val="00430765"/>
    <w:rsid w:val="00430B8B"/>
    <w:rsid w:val="00431008"/>
    <w:rsid w:val="004313D0"/>
    <w:rsid w:val="004318B0"/>
    <w:rsid w:val="00431F72"/>
    <w:rsid w:val="004321DC"/>
    <w:rsid w:val="004322A1"/>
    <w:rsid w:val="00432B91"/>
    <w:rsid w:val="00432C59"/>
    <w:rsid w:val="00433A57"/>
    <w:rsid w:val="00433D57"/>
    <w:rsid w:val="0043406A"/>
    <w:rsid w:val="00434FA2"/>
    <w:rsid w:val="0043571C"/>
    <w:rsid w:val="004360B5"/>
    <w:rsid w:val="0043613C"/>
    <w:rsid w:val="00436DC6"/>
    <w:rsid w:val="004371FD"/>
    <w:rsid w:val="004374AA"/>
    <w:rsid w:val="004409BD"/>
    <w:rsid w:val="00441118"/>
    <w:rsid w:val="00441B85"/>
    <w:rsid w:val="00442E47"/>
    <w:rsid w:val="00443088"/>
    <w:rsid w:val="00443108"/>
    <w:rsid w:val="00443200"/>
    <w:rsid w:val="00443347"/>
    <w:rsid w:val="00443A3E"/>
    <w:rsid w:val="004448A1"/>
    <w:rsid w:val="00444D6C"/>
    <w:rsid w:val="004452DF"/>
    <w:rsid w:val="004457C0"/>
    <w:rsid w:val="004457C9"/>
    <w:rsid w:val="004459AE"/>
    <w:rsid w:val="00445D66"/>
    <w:rsid w:val="00445EAE"/>
    <w:rsid w:val="00446E56"/>
    <w:rsid w:val="0044754B"/>
    <w:rsid w:val="004478EC"/>
    <w:rsid w:val="0045011C"/>
    <w:rsid w:val="0045022E"/>
    <w:rsid w:val="00450236"/>
    <w:rsid w:val="0045048F"/>
    <w:rsid w:val="004505CD"/>
    <w:rsid w:val="004508EF"/>
    <w:rsid w:val="00452494"/>
    <w:rsid w:val="0045294A"/>
    <w:rsid w:val="00452ECC"/>
    <w:rsid w:val="00453190"/>
    <w:rsid w:val="00454563"/>
    <w:rsid w:val="00454C5C"/>
    <w:rsid w:val="00455061"/>
    <w:rsid w:val="00455930"/>
    <w:rsid w:val="00455968"/>
    <w:rsid w:val="00456703"/>
    <w:rsid w:val="00456DE3"/>
    <w:rsid w:val="004572DE"/>
    <w:rsid w:val="00457B52"/>
    <w:rsid w:val="00457C1F"/>
    <w:rsid w:val="00457FBE"/>
    <w:rsid w:val="00460935"/>
    <w:rsid w:val="00460D05"/>
    <w:rsid w:val="0046126E"/>
    <w:rsid w:val="004617EC"/>
    <w:rsid w:val="00461F51"/>
    <w:rsid w:val="00462755"/>
    <w:rsid w:val="00462D4E"/>
    <w:rsid w:val="00462FCF"/>
    <w:rsid w:val="004634B2"/>
    <w:rsid w:val="0046389E"/>
    <w:rsid w:val="00463A82"/>
    <w:rsid w:val="00463CAD"/>
    <w:rsid w:val="00463DA9"/>
    <w:rsid w:val="00463EDD"/>
    <w:rsid w:val="00464AE1"/>
    <w:rsid w:val="00464B1D"/>
    <w:rsid w:val="00464B9D"/>
    <w:rsid w:val="00464DDA"/>
    <w:rsid w:val="00464E39"/>
    <w:rsid w:val="00465932"/>
    <w:rsid w:val="0046650F"/>
    <w:rsid w:val="00466909"/>
    <w:rsid w:val="00466AB3"/>
    <w:rsid w:val="004671FF"/>
    <w:rsid w:val="00467C3E"/>
    <w:rsid w:val="00467D28"/>
    <w:rsid w:val="00467E5A"/>
    <w:rsid w:val="004705B7"/>
    <w:rsid w:val="00470889"/>
    <w:rsid w:val="00471481"/>
    <w:rsid w:val="00471661"/>
    <w:rsid w:val="0047212D"/>
    <w:rsid w:val="004722F2"/>
    <w:rsid w:val="00472ECF"/>
    <w:rsid w:val="00473DAF"/>
    <w:rsid w:val="004746E7"/>
    <w:rsid w:val="004751C9"/>
    <w:rsid w:val="004755F7"/>
    <w:rsid w:val="0047643E"/>
    <w:rsid w:val="0047690B"/>
    <w:rsid w:val="00476B64"/>
    <w:rsid w:val="00476E84"/>
    <w:rsid w:val="004775C5"/>
    <w:rsid w:val="004779F6"/>
    <w:rsid w:val="004805BA"/>
    <w:rsid w:val="004809D6"/>
    <w:rsid w:val="00481692"/>
    <w:rsid w:val="00481776"/>
    <w:rsid w:val="004822C6"/>
    <w:rsid w:val="0048260E"/>
    <w:rsid w:val="00483504"/>
    <w:rsid w:val="00483F63"/>
    <w:rsid w:val="00484047"/>
    <w:rsid w:val="00485233"/>
    <w:rsid w:val="004855E8"/>
    <w:rsid w:val="00485846"/>
    <w:rsid w:val="004859AD"/>
    <w:rsid w:val="00485A5A"/>
    <w:rsid w:val="00485C89"/>
    <w:rsid w:val="00485D0D"/>
    <w:rsid w:val="0048610B"/>
    <w:rsid w:val="004866D8"/>
    <w:rsid w:val="004867BF"/>
    <w:rsid w:val="00486B85"/>
    <w:rsid w:val="00486B96"/>
    <w:rsid w:val="00486C33"/>
    <w:rsid w:val="00486E87"/>
    <w:rsid w:val="00486F00"/>
    <w:rsid w:val="00486F42"/>
    <w:rsid w:val="00487997"/>
    <w:rsid w:val="004908C2"/>
    <w:rsid w:val="00490F6D"/>
    <w:rsid w:val="0049108C"/>
    <w:rsid w:val="004910BB"/>
    <w:rsid w:val="00491321"/>
    <w:rsid w:val="00491898"/>
    <w:rsid w:val="00491B80"/>
    <w:rsid w:val="004924E3"/>
    <w:rsid w:val="00492643"/>
    <w:rsid w:val="00492667"/>
    <w:rsid w:val="00493377"/>
    <w:rsid w:val="004933F1"/>
    <w:rsid w:val="00493574"/>
    <w:rsid w:val="004936B1"/>
    <w:rsid w:val="00493F7A"/>
    <w:rsid w:val="004941B9"/>
    <w:rsid w:val="00495456"/>
    <w:rsid w:val="00495F3B"/>
    <w:rsid w:val="00497459"/>
    <w:rsid w:val="004976ED"/>
    <w:rsid w:val="00497982"/>
    <w:rsid w:val="00497996"/>
    <w:rsid w:val="004A06F0"/>
    <w:rsid w:val="004A1679"/>
    <w:rsid w:val="004A1D29"/>
    <w:rsid w:val="004A2A05"/>
    <w:rsid w:val="004A3195"/>
    <w:rsid w:val="004A3549"/>
    <w:rsid w:val="004A39C8"/>
    <w:rsid w:val="004A3B16"/>
    <w:rsid w:val="004A3CAA"/>
    <w:rsid w:val="004A3DFD"/>
    <w:rsid w:val="004A4298"/>
    <w:rsid w:val="004A42B0"/>
    <w:rsid w:val="004A4471"/>
    <w:rsid w:val="004A499F"/>
    <w:rsid w:val="004A4CEC"/>
    <w:rsid w:val="004A4D56"/>
    <w:rsid w:val="004A52A0"/>
    <w:rsid w:val="004A56B4"/>
    <w:rsid w:val="004A5BBE"/>
    <w:rsid w:val="004A5C2C"/>
    <w:rsid w:val="004A5F78"/>
    <w:rsid w:val="004A603C"/>
    <w:rsid w:val="004A614B"/>
    <w:rsid w:val="004A6612"/>
    <w:rsid w:val="004A66D9"/>
    <w:rsid w:val="004A7293"/>
    <w:rsid w:val="004A730B"/>
    <w:rsid w:val="004A737A"/>
    <w:rsid w:val="004A793E"/>
    <w:rsid w:val="004A7C8D"/>
    <w:rsid w:val="004B01C8"/>
    <w:rsid w:val="004B0E5D"/>
    <w:rsid w:val="004B10F7"/>
    <w:rsid w:val="004B144A"/>
    <w:rsid w:val="004B1B51"/>
    <w:rsid w:val="004B1B94"/>
    <w:rsid w:val="004B2100"/>
    <w:rsid w:val="004B2688"/>
    <w:rsid w:val="004B2790"/>
    <w:rsid w:val="004B2968"/>
    <w:rsid w:val="004B34C5"/>
    <w:rsid w:val="004B3C91"/>
    <w:rsid w:val="004B44A2"/>
    <w:rsid w:val="004B4B53"/>
    <w:rsid w:val="004B4DB7"/>
    <w:rsid w:val="004B5527"/>
    <w:rsid w:val="004B5ABF"/>
    <w:rsid w:val="004B603A"/>
    <w:rsid w:val="004B60AC"/>
    <w:rsid w:val="004B632E"/>
    <w:rsid w:val="004B6C20"/>
    <w:rsid w:val="004B72CD"/>
    <w:rsid w:val="004B77C2"/>
    <w:rsid w:val="004C10F5"/>
    <w:rsid w:val="004C1D71"/>
    <w:rsid w:val="004C2736"/>
    <w:rsid w:val="004C28A5"/>
    <w:rsid w:val="004C2A41"/>
    <w:rsid w:val="004C3ACC"/>
    <w:rsid w:val="004C4332"/>
    <w:rsid w:val="004C4D8E"/>
    <w:rsid w:val="004C57B9"/>
    <w:rsid w:val="004C5F68"/>
    <w:rsid w:val="004C6C90"/>
    <w:rsid w:val="004C7D8F"/>
    <w:rsid w:val="004D031D"/>
    <w:rsid w:val="004D093C"/>
    <w:rsid w:val="004D0993"/>
    <w:rsid w:val="004D0C27"/>
    <w:rsid w:val="004D10B1"/>
    <w:rsid w:val="004D11EB"/>
    <w:rsid w:val="004D18C1"/>
    <w:rsid w:val="004D198E"/>
    <w:rsid w:val="004D1B31"/>
    <w:rsid w:val="004D221F"/>
    <w:rsid w:val="004D2714"/>
    <w:rsid w:val="004D2C4A"/>
    <w:rsid w:val="004D2D63"/>
    <w:rsid w:val="004D2DCB"/>
    <w:rsid w:val="004D349E"/>
    <w:rsid w:val="004D34ED"/>
    <w:rsid w:val="004D3CC3"/>
    <w:rsid w:val="004D4386"/>
    <w:rsid w:val="004D4530"/>
    <w:rsid w:val="004D51CE"/>
    <w:rsid w:val="004D525C"/>
    <w:rsid w:val="004D5553"/>
    <w:rsid w:val="004D585A"/>
    <w:rsid w:val="004D5931"/>
    <w:rsid w:val="004D6AD1"/>
    <w:rsid w:val="004D706C"/>
    <w:rsid w:val="004D7131"/>
    <w:rsid w:val="004D776E"/>
    <w:rsid w:val="004D7819"/>
    <w:rsid w:val="004E2223"/>
    <w:rsid w:val="004E2CD2"/>
    <w:rsid w:val="004E3614"/>
    <w:rsid w:val="004E46D2"/>
    <w:rsid w:val="004E4738"/>
    <w:rsid w:val="004E48CA"/>
    <w:rsid w:val="004E5E9E"/>
    <w:rsid w:val="004E7B01"/>
    <w:rsid w:val="004E7B76"/>
    <w:rsid w:val="004E7C21"/>
    <w:rsid w:val="004E7E9D"/>
    <w:rsid w:val="004F0203"/>
    <w:rsid w:val="004F0A1B"/>
    <w:rsid w:val="004F0A89"/>
    <w:rsid w:val="004F1377"/>
    <w:rsid w:val="004F19C5"/>
    <w:rsid w:val="004F1FF9"/>
    <w:rsid w:val="004F2326"/>
    <w:rsid w:val="004F2CCF"/>
    <w:rsid w:val="004F2F94"/>
    <w:rsid w:val="004F3557"/>
    <w:rsid w:val="004F40CF"/>
    <w:rsid w:val="004F4180"/>
    <w:rsid w:val="004F491E"/>
    <w:rsid w:val="004F4DD1"/>
    <w:rsid w:val="004F51DE"/>
    <w:rsid w:val="004F5541"/>
    <w:rsid w:val="004F5828"/>
    <w:rsid w:val="004F6BAB"/>
    <w:rsid w:val="004F702F"/>
    <w:rsid w:val="004F714D"/>
    <w:rsid w:val="004F720F"/>
    <w:rsid w:val="004F7217"/>
    <w:rsid w:val="004F79C8"/>
    <w:rsid w:val="005005A3"/>
    <w:rsid w:val="0050128F"/>
    <w:rsid w:val="00501560"/>
    <w:rsid w:val="005017A1"/>
    <w:rsid w:val="0050187A"/>
    <w:rsid w:val="00501C31"/>
    <w:rsid w:val="00501CA0"/>
    <w:rsid w:val="00501F3E"/>
    <w:rsid w:val="005024FA"/>
    <w:rsid w:val="005033B6"/>
    <w:rsid w:val="00503807"/>
    <w:rsid w:val="0050382F"/>
    <w:rsid w:val="00503951"/>
    <w:rsid w:val="005049E1"/>
    <w:rsid w:val="005054CF"/>
    <w:rsid w:val="0050604C"/>
    <w:rsid w:val="005074F1"/>
    <w:rsid w:val="00507639"/>
    <w:rsid w:val="00510049"/>
    <w:rsid w:val="0051056D"/>
    <w:rsid w:val="005115DE"/>
    <w:rsid w:val="0051197F"/>
    <w:rsid w:val="00511D6A"/>
    <w:rsid w:val="00511DA8"/>
    <w:rsid w:val="00511FD7"/>
    <w:rsid w:val="00512274"/>
    <w:rsid w:val="00512322"/>
    <w:rsid w:val="00512332"/>
    <w:rsid w:val="00512632"/>
    <w:rsid w:val="00512D74"/>
    <w:rsid w:val="00512E26"/>
    <w:rsid w:val="005132AA"/>
    <w:rsid w:val="005143A2"/>
    <w:rsid w:val="005146AB"/>
    <w:rsid w:val="005146FB"/>
    <w:rsid w:val="00514705"/>
    <w:rsid w:val="00514BE1"/>
    <w:rsid w:val="00514DCF"/>
    <w:rsid w:val="00515D6C"/>
    <w:rsid w:val="00515DC4"/>
    <w:rsid w:val="0051735B"/>
    <w:rsid w:val="005174C6"/>
    <w:rsid w:val="0052127D"/>
    <w:rsid w:val="00521427"/>
    <w:rsid w:val="00521F08"/>
    <w:rsid w:val="005223D8"/>
    <w:rsid w:val="005226C4"/>
    <w:rsid w:val="00522E75"/>
    <w:rsid w:val="00522EB3"/>
    <w:rsid w:val="00523246"/>
    <w:rsid w:val="00523DCF"/>
    <w:rsid w:val="00525109"/>
    <w:rsid w:val="005255C7"/>
    <w:rsid w:val="00525CCB"/>
    <w:rsid w:val="00526796"/>
    <w:rsid w:val="00526BE8"/>
    <w:rsid w:val="00527367"/>
    <w:rsid w:val="00530898"/>
    <w:rsid w:val="00530D20"/>
    <w:rsid w:val="00531012"/>
    <w:rsid w:val="0053109F"/>
    <w:rsid w:val="005311A6"/>
    <w:rsid w:val="00531530"/>
    <w:rsid w:val="00531BB8"/>
    <w:rsid w:val="00531F12"/>
    <w:rsid w:val="00532616"/>
    <w:rsid w:val="005326AE"/>
    <w:rsid w:val="00532D8A"/>
    <w:rsid w:val="00533EC7"/>
    <w:rsid w:val="00533FB8"/>
    <w:rsid w:val="005340B5"/>
    <w:rsid w:val="0053480F"/>
    <w:rsid w:val="00534A66"/>
    <w:rsid w:val="00534BFB"/>
    <w:rsid w:val="00534F77"/>
    <w:rsid w:val="005354F2"/>
    <w:rsid w:val="005355CE"/>
    <w:rsid w:val="0053624F"/>
    <w:rsid w:val="005364F5"/>
    <w:rsid w:val="00536B81"/>
    <w:rsid w:val="00536D46"/>
    <w:rsid w:val="00536EFD"/>
    <w:rsid w:val="00537485"/>
    <w:rsid w:val="00537775"/>
    <w:rsid w:val="00537F41"/>
    <w:rsid w:val="0054054A"/>
    <w:rsid w:val="00540591"/>
    <w:rsid w:val="00540CAC"/>
    <w:rsid w:val="00540E82"/>
    <w:rsid w:val="005413E2"/>
    <w:rsid w:val="00542302"/>
    <w:rsid w:val="00542761"/>
    <w:rsid w:val="005427DE"/>
    <w:rsid w:val="0054280C"/>
    <w:rsid w:val="00542C96"/>
    <w:rsid w:val="00542F59"/>
    <w:rsid w:val="00542FA8"/>
    <w:rsid w:val="00543671"/>
    <w:rsid w:val="00543FDB"/>
    <w:rsid w:val="00544B57"/>
    <w:rsid w:val="00544BDC"/>
    <w:rsid w:val="00546238"/>
    <w:rsid w:val="005465E8"/>
    <w:rsid w:val="0054736D"/>
    <w:rsid w:val="00547ACB"/>
    <w:rsid w:val="0055054E"/>
    <w:rsid w:val="00550A4E"/>
    <w:rsid w:val="00551F8A"/>
    <w:rsid w:val="005522DF"/>
    <w:rsid w:val="00552D51"/>
    <w:rsid w:val="00552E93"/>
    <w:rsid w:val="005539D3"/>
    <w:rsid w:val="0055428A"/>
    <w:rsid w:val="0055428B"/>
    <w:rsid w:val="005542EA"/>
    <w:rsid w:val="00554D82"/>
    <w:rsid w:val="00554EFE"/>
    <w:rsid w:val="00554FC0"/>
    <w:rsid w:val="005551C0"/>
    <w:rsid w:val="005557AB"/>
    <w:rsid w:val="00555BA7"/>
    <w:rsid w:val="00556035"/>
    <w:rsid w:val="005564E8"/>
    <w:rsid w:val="00556725"/>
    <w:rsid w:val="00557046"/>
    <w:rsid w:val="00557D2D"/>
    <w:rsid w:val="00557DD3"/>
    <w:rsid w:val="00560F8F"/>
    <w:rsid w:val="00561342"/>
    <w:rsid w:val="00561CAB"/>
    <w:rsid w:val="00562BA3"/>
    <w:rsid w:val="00562F52"/>
    <w:rsid w:val="0056494F"/>
    <w:rsid w:val="00564BA1"/>
    <w:rsid w:val="00564CDF"/>
    <w:rsid w:val="0056572A"/>
    <w:rsid w:val="00565962"/>
    <w:rsid w:val="00565D39"/>
    <w:rsid w:val="0056668E"/>
    <w:rsid w:val="005668D3"/>
    <w:rsid w:val="00566C98"/>
    <w:rsid w:val="00566E4A"/>
    <w:rsid w:val="005675BF"/>
    <w:rsid w:val="005677EA"/>
    <w:rsid w:val="0056787D"/>
    <w:rsid w:val="00567DA6"/>
    <w:rsid w:val="00567F02"/>
    <w:rsid w:val="00570877"/>
    <w:rsid w:val="00570AD7"/>
    <w:rsid w:val="00571AFC"/>
    <w:rsid w:val="00571B7D"/>
    <w:rsid w:val="00571F2D"/>
    <w:rsid w:val="005721A9"/>
    <w:rsid w:val="00572456"/>
    <w:rsid w:val="005730BF"/>
    <w:rsid w:val="00573A2C"/>
    <w:rsid w:val="00573D4B"/>
    <w:rsid w:val="00573DE2"/>
    <w:rsid w:val="00573F10"/>
    <w:rsid w:val="00574174"/>
    <w:rsid w:val="005748B6"/>
    <w:rsid w:val="00574D73"/>
    <w:rsid w:val="00575132"/>
    <w:rsid w:val="00575176"/>
    <w:rsid w:val="00575A2C"/>
    <w:rsid w:val="00575A4E"/>
    <w:rsid w:val="00575E91"/>
    <w:rsid w:val="00576F16"/>
    <w:rsid w:val="005773F5"/>
    <w:rsid w:val="005778BD"/>
    <w:rsid w:val="00577C4A"/>
    <w:rsid w:val="00577F4C"/>
    <w:rsid w:val="00580872"/>
    <w:rsid w:val="005808A2"/>
    <w:rsid w:val="00580AD9"/>
    <w:rsid w:val="00580D41"/>
    <w:rsid w:val="00581569"/>
    <w:rsid w:val="00581DC6"/>
    <w:rsid w:val="00581E5B"/>
    <w:rsid w:val="00581EB8"/>
    <w:rsid w:val="00582582"/>
    <w:rsid w:val="00582FD5"/>
    <w:rsid w:val="00583486"/>
    <w:rsid w:val="00583634"/>
    <w:rsid w:val="0058388D"/>
    <w:rsid w:val="00583973"/>
    <w:rsid w:val="00583E58"/>
    <w:rsid w:val="0058541E"/>
    <w:rsid w:val="00585803"/>
    <w:rsid w:val="005860CD"/>
    <w:rsid w:val="00586252"/>
    <w:rsid w:val="00586384"/>
    <w:rsid w:val="005869A1"/>
    <w:rsid w:val="00586F5E"/>
    <w:rsid w:val="00586F82"/>
    <w:rsid w:val="00587ABE"/>
    <w:rsid w:val="00587D2C"/>
    <w:rsid w:val="0059073D"/>
    <w:rsid w:val="00590BB6"/>
    <w:rsid w:val="00590EF3"/>
    <w:rsid w:val="005913A9"/>
    <w:rsid w:val="0059161F"/>
    <w:rsid w:val="00591BC4"/>
    <w:rsid w:val="00592307"/>
    <w:rsid w:val="00592F3D"/>
    <w:rsid w:val="00593855"/>
    <w:rsid w:val="005940A4"/>
    <w:rsid w:val="005947DE"/>
    <w:rsid w:val="00594DBA"/>
    <w:rsid w:val="005960BE"/>
    <w:rsid w:val="00596799"/>
    <w:rsid w:val="00596F4B"/>
    <w:rsid w:val="00597162"/>
    <w:rsid w:val="00597169"/>
    <w:rsid w:val="00597A59"/>
    <w:rsid w:val="00597ACA"/>
    <w:rsid w:val="00597C97"/>
    <w:rsid w:val="005A0478"/>
    <w:rsid w:val="005A054A"/>
    <w:rsid w:val="005A0A51"/>
    <w:rsid w:val="005A1356"/>
    <w:rsid w:val="005A1364"/>
    <w:rsid w:val="005A1A5E"/>
    <w:rsid w:val="005A26B2"/>
    <w:rsid w:val="005A2C00"/>
    <w:rsid w:val="005A2F66"/>
    <w:rsid w:val="005A3BA8"/>
    <w:rsid w:val="005A4007"/>
    <w:rsid w:val="005A4500"/>
    <w:rsid w:val="005A4CF2"/>
    <w:rsid w:val="005A4EDF"/>
    <w:rsid w:val="005A4FD4"/>
    <w:rsid w:val="005A615F"/>
    <w:rsid w:val="005A61BF"/>
    <w:rsid w:val="005A648E"/>
    <w:rsid w:val="005A64EF"/>
    <w:rsid w:val="005A6774"/>
    <w:rsid w:val="005A7287"/>
    <w:rsid w:val="005A7BAE"/>
    <w:rsid w:val="005A7C41"/>
    <w:rsid w:val="005A7DB1"/>
    <w:rsid w:val="005B0770"/>
    <w:rsid w:val="005B0946"/>
    <w:rsid w:val="005B106F"/>
    <w:rsid w:val="005B1833"/>
    <w:rsid w:val="005B1A0C"/>
    <w:rsid w:val="005B1B77"/>
    <w:rsid w:val="005B1F0A"/>
    <w:rsid w:val="005B2687"/>
    <w:rsid w:val="005B2DC5"/>
    <w:rsid w:val="005B35B8"/>
    <w:rsid w:val="005B36DF"/>
    <w:rsid w:val="005B37E6"/>
    <w:rsid w:val="005B3931"/>
    <w:rsid w:val="005B3A35"/>
    <w:rsid w:val="005B4E5E"/>
    <w:rsid w:val="005B5288"/>
    <w:rsid w:val="005B54ED"/>
    <w:rsid w:val="005B61DE"/>
    <w:rsid w:val="005B6C5D"/>
    <w:rsid w:val="005B6F89"/>
    <w:rsid w:val="005B765B"/>
    <w:rsid w:val="005B784E"/>
    <w:rsid w:val="005B7A86"/>
    <w:rsid w:val="005C0538"/>
    <w:rsid w:val="005C05E9"/>
    <w:rsid w:val="005C1BD2"/>
    <w:rsid w:val="005C1FBE"/>
    <w:rsid w:val="005C2BB4"/>
    <w:rsid w:val="005C2D0B"/>
    <w:rsid w:val="005C310C"/>
    <w:rsid w:val="005C3D13"/>
    <w:rsid w:val="005C3E9D"/>
    <w:rsid w:val="005C46DB"/>
    <w:rsid w:val="005C4BFE"/>
    <w:rsid w:val="005C61AB"/>
    <w:rsid w:val="005C63BD"/>
    <w:rsid w:val="005C6679"/>
    <w:rsid w:val="005C708B"/>
    <w:rsid w:val="005C76FC"/>
    <w:rsid w:val="005C7A1B"/>
    <w:rsid w:val="005C7FFD"/>
    <w:rsid w:val="005D05D3"/>
    <w:rsid w:val="005D068E"/>
    <w:rsid w:val="005D129A"/>
    <w:rsid w:val="005D1631"/>
    <w:rsid w:val="005D16FD"/>
    <w:rsid w:val="005D241C"/>
    <w:rsid w:val="005D26D0"/>
    <w:rsid w:val="005D2CB3"/>
    <w:rsid w:val="005D2DE5"/>
    <w:rsid w:val="005D2F17"/>
    <w:rsid w:val="005D30C2"/>
    <w:rsid w:val="005D4049"/>
    <w:rsid w:val="005D59B3"/>
    <w:rsid w:val="005D5B1F"/>
    <w:rsid w:val="005D5E07"/>
    <w:rsid w:val="005D6095"/>
    <w:rsid w:val="005D61EA"/>
    <w:rsid w:val="005D6415"/>
    <w:rsid w:val="005D695A"/>
    <w:rsid w:val="005D6CC8"/>
    <w:rsid w:val="005D6FE4"/>
    <w:rsid w:val="005D70AF"/>
    <w:rsid w:val="005D7763"/>
    <w:rsid w:val="005D7995"/>
    <w:rsid w:val="005D7F53"/>
    <w:rsid w:val="005E0C82"/>
    <w:rsid w:val="005E10DF"/>
    <w:rsid w:val="005E223A"/>
    <w:rsid w:val="005E23AF"/>
    <w:rsid w:val="005E29FA"/>
    <w:rsid w:val="005E2CED"/>
    <w:rsid w:val="005E3AE0"/>
    <w:rsid w:val="005E4A49"/>
    <w:rsid w:val="005E4BDF"/>
    <w:rsid w:val="005E4CEE"/>
    <w:rsid w:val="005E4D9B"/>
    <w:rsid w:val="005E50D7"/>
    <w:rsid w:val="005E55F3"/>
    <w:rsid w:val="005E5868"/>
    <w:rsid w:val="005E640E"/>
    <w:rsid w:val="005E6AAE"/>
    <w:rsid w:val="005E6AD7"/>
    <w:rsid w:val="005E6F7C"/>
    <w:rsid w:val="005E6FEE"/>
    <w:rsid w:val="005E7544"/>
    <w:rsid w:val="005E7854"/>
    <w:rsid w:val="005E78E9"/>
    <w:rsid w:val="005E790D"/>
    <w:rsid w:val="005E7B8D"/>
    <w:rsid w:val="005F0323"/>
    <w:rsid w:val="005F0DE7"/>
    <w:rsid w:val="005F1276"/>
    <w:rsid w:val="005F15D2"/>
    <w:rsid w:val="005F1B07"/>
    <w:rsid w:val="005F1D6A"/>
    <w:rsid w:val="005F1F3F"/>
    <w:rsid w:val="005F2AE4"/>
    <w:rsid w:val="005F3159"/>
    <w:rsid w:val="005F370A"/>
    <w:rsid w:val="005F3823"/>
    <w:rsid w:val="005F384D"/>
    <w:rsid w:val="005F3A92"/>
    <w:rsid w:val="005F4850"/>
    <w:rsid w:val="005F4D4B"/>
    <w:rsid w:val="005F4EF2"/>
    <w:rsid w:val="005F590C"/>
    <w:rsid w:val="005F594F"/>
    <w:rsid w:val="005F6055"/>
    <w:rsid w:val="005F67D8"/>
    <w:rsid w:val="005F6889"/>
    <w:rsid w:val="005F710C"/>
    <w:rsid w:val="005F7976"/>
    <w:rsid w:val="005F7996"/>
    <w:rsid w:val="005F7A0D"/>
    <w:rsid w:val="005F7B41"/>
    <w:rsid w:val="00600171"/>
    <w:rsid w:val="006003FF"/>
    <w:rsid w:val="0060067A"/>
    <w:rsid w:val="00600BEA"/>
    <w:rsid w:val="00602034"/>
    <w:rsid w:val="00602283"/>
    <w:rsid w:val="0060229A"/>
    <w:rsid w:val="00602CBB"/>
    <w:rsid w:val="00603737"/>
    <w:rsid w:val="006039AC"/>
    <w:rsid w:val="00603BC6"/>
    <w:rsid w:val="00603EB9"/>
    <w:rsid w:val="0060439D"/>
    <w:rsid w:val="00604987"/>
    <w:rsid w:val="00604C29"/>
    <w:rsid w:val="00604CD4"/>
    <w:rsid w:val="00605174"/>
    <w:rsid w:val="00605340"/>
    <w:rsid w:val="006053EB"/>
    <w:rsid w:val="006057C7"/>
    <w:rsid w:val="006058FD"/>
    <w:rsid w:val="00605B7E"/>
    <w:rsid w:val="00605C99"/>
    <w:rsid w:val="006063A9"/>
    <w:rsid w:val="00606F70"/>
    <w:rsid w:val="006074AE"/>
    <w:rsid w:val="006074DB"/>
    <w:rsid w:val="00607769"/>
    <w:rsid w:val="00607FE1"/>
    <w:rsid w:val="00610763"/>
    <w:rsid w:val="0061168D"/>
    <w:rsid w:val="00611AEE"/>
    <w:rsid w:val="00611E97"/>
    <w:rsid w:val="00611FAE"/>
    <w:rsid w:val="0061291B"/>
    <w:rsid w:val="00613195"/>
    <w:rsid w:val="00613303"/>
    <w:rsid w:val="006138AF"/>
    <w:rsid w:val="006139B5"/>
    <w:rsid w:val="00614C8B"/>
    <w:rsid w:val="00614E18"/>
    <w:rsid w:val="00617AFB"/>
    <w:rsid w:val="006202E9"/>
    <w:rsid w:val="0062100A"/>
    <w:rsid w:val="0062106B"/>
    <w:rsid w:val="00621563"/>
    <w:rsid w:val="00621C02"/>
    <w:rsid w:val="00621C09"/>
    <w:rsid w:val="00623812"/>
    <w:rsid w:val="0062432C"/>
    <w:rsid w:val="00624EEA"/>
    <w:rsid w:val="0062571B"/>
    <w:rsid w:val="00625BCA"/>
    <w:rsid w:val="00626128"/>
    <w:rsid w:val="00626163"/>
    <w:rsid w:val="006263DD"/>
    <w:rsid w:val="00627073"/>
    <w:rsid w:val="00627907"/>
    <w:rsid w:val="006300E3"/>
    <w:rsid w:val="00630818"/>
    <w:rsid w:val="00630E2C"/>
    <w:rsid w:val="00630F8A"/>
    <w:rsid w:val="0063126B"/>
    <w:rsid w:val="00631280"/>
    <w:rsid w:val="006319CA"/>
    <w:rsid w:val="00631C44"/>
    <w:rsid w:val="006320DB"/>
    <w:rsid w:val="0063230C"/>
    <w:rsid w:val="006325CA"/>
    <w:rsid w:val="00632DC7"/>
    <w:rsid w:val="00632EFE"/>
    <w:rsid w:val="0063302A"/>
    <w:rsid w:val="00633643"/>
    <w:rsid w:val="0063403A"/>
    <w:rsid w:val="00634241"/>
    <w:rsid w:val="00634B76"/>
    <w:rsid w:val="0063524A"/>
    <w:rsid w:val="0063578E"/>
    <w:rsid w:val="00635846"/>
    <w:rsid w:val="0063590A"/>
    <w:rsid w:val="006364D2"/>
    <w:rsid w:val="006365EF"/>
    <w:rsid w:val="00636886"/>
    <w:rsid w:val="006368F8"/>
    <w:rsid w:val="00636950"/>
    <w:rsid w:val="00636A84"/>
    <w:rsid w:val="00637103"/>
    <w:rsid w:val="00637A3B"/>
    <w:rsid w:val="00637B2F"/>
    <w:rsid w:val="006405EE"/>
    <w:rsid w:val="00640F17"/>
    <w:rsid w:val="006414CA"/>
    <w:rsid w:val="0064165A"/>
    <w:rsid w:val="00642042"/>
    <w:rsid w:val="00642EB4"/>
    <w:rsid w:val="006433EE"/>
    <w:rsid w:val="00643D52"/>
    <w:rsid w:val="0064464F"/>
    <w:rsid w:val="00644BD8"/>
    <w:rsid w:val="00644C45"/>
    <w:rsid w:val="00644D62"/>
    <w:rsid w:val="00645625"/>
    <w:rsid w:val="00645DC1"/>
    <w:rsid w:val="00645E2C"/>
    <w:rsid w:val="00645E5B"/>
    <w:rsid w:val="006472CA"/>
    <w:rsid w:val="00647763"/>
    <w:rsid w:val="006478B9"/>
    <w:rsid w:val="006478E3"/>
    <w:rsid w:val="00650269"/>
    <w:rsid w:val="00651DFD"/>
    <w:rsid w:val="006523B5"/>
    <w:rsid w:val="0065298B"/>
    <w:rsid w:val="00652C25"/>
    <w:rsid w:val="006532BC"/>
    <w:rsid w:val="006532C3"/>
    <w:rsid w:val="006532EA"/>
    <w:rsid w:val="006535A1"/>
    <w:rsid w:val="006535CE"/>
    <w:rsid w:val="0065401E"/>
    <w:rsid w:val="0065442C"/>
    <w:rsid w:val="0065457F"/>
    <w:rsid w:val="006548B7"/>
    <w:rsid w:val="00654BD3"/>
    <w:rsid w:val="00654EBD"/>
    <w:rsid w:val="006554E2"/>
    <w:rsid w:val="00655DB1"/>
    <w:rsid w:val="00656179"/>
    <w:rsid w:val="00656649"/>
    <w:rsid w:val="00656DA0"/>
    <w:rsid w:val="006578E9"/>
    <w:rsid w:val="00657B44"/>
    <w:rsid w:val="00660289"/>
    <w:rsid w:val="00660A5C"/>
    <w:rsid w:val="0066108A"/>
    <w:rsid w:val="00661BB2"/>
    <w:rsid w:val="00661EAC"/>
    <w:rsid w:val="00662703"/>
    <w:rsid w:val="006628A7"/>
    <w:rsid w:val="006637A1"/>
    <w:rsid w:val="006640F0"/>
    <w:rsid w:val="00664497"/>
    <w:rsid w:val="00664E16"/>
    <w:rsid w:val="00665912"/>
    <w:rsid w:val="00665B8A"/>
    <w:rsid w:val="00665F91"/>
    <w:rsid w:val="00666565"/>
    <w:rsid w:val="006665FD"/>
    <w:rsid w:val="00666613"/>
    <w:rsid w:val="00666A07"/>
    <w:rsid w:val="00666A4E"/>
    <w:rsid w:val="00666C5A"/>
    <w:rsid w:val="00666F0A"/>
    <w:rsid w:val="00667147"/>
    <w:rsid w:val="006679CF"/>
    <w:rsid w:val="006703DB"/>
    <w:rsid w:val="00670AF6"/>
    <w:rsid w:val="00670CD5"/>
    <w:rsid w:val="00671114"/>
    <w:rsid w:val="00671E53"/>
    <w:rsid w:val="00672586"/>
    <w:rsid w:val="00672650"/>
    <w:rsid w:val="00672752"/>
    <w:rsid w:val="00672BF8"/>
    <w:rsid w:val="006732E1"/>
    <w:rsid w:val="006737FB"/>
    <w:rsid w:val="00673BEC"/>
    <w:rsid w:val="006748BE"/>
    <w:rsid w:val="006754FA"/>
    <w:rsid w:val="00675A76"/>
    <w:rsid w:val="00675F2D"/>
    <w:rsid w:val="0067606D"/>
    <w:rsid w:val="00676090"/>
    <w:rsid w:val="00677141"/>
    <w:rsid w:val="006775AD"/>
    <w:rsid w:val="006775B8"/>
    <w:rsid w:val="00677B60"/>
    <w:rsid w:val="00677DBF"/>
    <w:rsid w:val="00677DE2"/>
    <w:rsid w:val="006805A3"/>
    <w:rsid w:val="00680FD7"/>
    <w:rsid w:val="006815D5"/>
    <w:rsid w:val="00681FEC"/>
    <w:rsid w:val="006821FC"/>
    <w:rsid w:val="006825C8"/>
    <w:rsid w:val="00682740"/>
    <w:rsid w:val="00682B83"/>
    <w:rsid w:val="00682C88"/>
    <w:rsid w:val="006833F4"/>
    <w:rsid w:val="00683757"/>
    <w:rsid w:val="00683E89"/>
    <w:rsid w:val="0068469F"/>
    <w:rsid w:val="00684B69"/>
    <w:rsid w:val="00685E66"/>
    <w:rsid w:val="00686E6D"/>
    <w:rsid w:val="0068742D"/>
    <w:rsid w:val="006875EA"/>
    <w:rsid w:val="00687F8E"/>
    <w:rsid w:val="006904D9"/>
    <w:rsid w:val="00690CE6"/>
    <w:rsid w:val="00690DCC"/>
    <w:rsid w:val="006910A1"/>
    <w:rsid w:val="006912DD"/>
    <w:rsid w:val="00691511"/>
    <w:rsid w:val="00691A91"/>
    <w:rsid w:val="00691C15"/>
    <w:rsid w:val="00692851"/>
    <w:rsid w:val="006932C3"/>
    <w:rsid w:val="00693B02"/>
    <w:rsid w:val="00693F04"/>
    <w:rsid w:val="006940DE"/>
    <w:rsid w:val="0069455D"/>
    <w:rsid w:val="006949EB"/>
    <w:rsid w:val="00695AFF"/>
    <w:rsid w:val="0069601A"/>
    <w:rsid w:val="00696A5B"/>
    <w:rsid w:val="00697380"/>
    <w:rsid w:val="00697403"/>
    <w:rsid w:val="0069792E"/>
    <w:rsid w:val="006A010D"/>
    <w:rsid w:val="006A01B6"/>
    <w:rsid w:val="006A074E"/>
    <w:rsid w:val="006A0943"/>
    <w:rsid w:val="006A164D"/>
    <w:rsid w:val="006A1785"/>
    <w:rsid w:val="006A2162"/>
    <w:rsid w:val="006A27F9"/>
    <w:rsid w:val="006A3317"/>
    <w:rsid w:val="006A3B64"/>
    <w:rsid w:val="006A3C4A"/>
    <w:rsid w:val="006A3FE7"/>
    <w:rsid w:val="006A4270"/>
    <w:rsid w:val="006A46FE"/>
    <w:rsid w:val="006A5893"/>
    <w:rsid w:val="006A5B2D"/>
    <w:rsid w:val="006A5C31"/>
    <w:rsid w:val="006A5D11"/>
    <w:rsid w:val="006A5D38"/>
    <w:rsid w:val="006A6251"/>
    <w:rsid w:val="006A68E4"/>
    <w:rsid w:val="006A71CC"/>
    <w:rsid w:val="006A7ECA"/>
    <w:rsid w:val="006B03A4"/>
    <w:rsid w:val="006B05EE"/>
    <w:rsid w:val="006B184E"/>
    <w:rsid w:val="006B1E71"/>
    <w:rsid w:val="006B23B2"/>
    <w:rsid w:val="006B2471"/>
    <w:rsid w:val="006B2C45"/>
    <w:rsid w:val="006B3538"/>
    <w:rsid w:val="006B3BBE"/>
    <w:rsid w:val="006B420A"/>
    <w:rsid w:val="006B4367"/>
    <w:rsid w:val="006B4846"/>
    <w:rsid w:val="006B5244"/>
    <w:rsid w:val="006B55AD"/>
    <w:rsid w:val="006B586E"/>
    <w:rsid w:val="006B613A"/>
    <w:rsid w:val="006B6791"/>
    <w:rsid w:val="006B6B74"/>
    <w:rsid w:val="006B7626"/>
    <w:rsid w:val="006B7781"/>
    <w:rsid w:val="006B7C06"/>
    <w:rsid w:val="006B7FEC"/>
    <w:rsid w:val="006C03E8"/>
    <w:rsid w:val="006C094D"/>
    <w:rsid w:val="006C0D08"/>
    <w:rsid w:val="006C10AA"/>
    <w:rsid w:val="006C12B2"/>
    <w:rsid w:val="006C1998"/>
    <w:rsid w:val="006C1CF5"/>
    <w:rsid w:val="006C213E"/>
    <w:rsid w:val="006C30A3"/>
    <w:rsid w:val="006C3C9D"/>
    <w:rsid w:val="006C3D90"/>
    <w:rsid w:val="006C3DF8"/>
    <w:rsid w:val="006C49D4"/>
    <w:rsid w:val="006C4D90"/>
    <w:rsid w:val="006C5084"/>
    <w:rsid w:val="006C50FC"/>
    <w:rsid w:val="006C5481"/>
    <w:rsid w:val="006C5B29"/>
    <w:rsid w:val="006C678E"/>
    <w:rsid w:val="006C7232"/>
    <w:rsid w:val="006C72E5"/>
    <w:rsid w:val="006C735F"/>
    <w:rsid w:val="006C74B3"/>
    <w:rsid w:val="006C7F24"/>
    <w:rsid w:val="006D1112"/>
    <w:rsid w:val="006D1A37"/>
    <w:rsid w:val="006D1DF0"/>
    <w:rsid w:val="006D2CD6"/>
    <w:rsid w:val="006D3967"/>
    <w:rsid w:val="006D3D2D"/>
    <w:rsid w:val="006D4514"/>
    <w:rsid w:val="006D4773"/>
    <w:rsid w:val="006D4CA6"/>
    <w:rsid w:val="006D59B0"/>
    <w:rsid w:val="006D6963"/>
    <w:rsid w:val="006D69A1"/>
    <w:rsid w:val="006E140E"/>
    <w:rsid w:val="006E1656"/>
    <w:rsid w:val="006E1973"/>
    <w:rsid w:val="006E1B9D"/>
    <w:rsid w:val="006E1F41"/>
    <w:rsid w:val="006E2530"/>
    <w:rsid w:val="006E26EB"/>
    <w:rsid w:val="006E2B8E"/>
    <w:rsid w:val="006E4179"/>
    <w:rsid w:val="006E442D"/>
    <w:rsid w:val="006E4684"/>
    <w:rsid w:val="006E498C"/>
    <w:rsid w:val="006E4998"/>
    <w:rsid w:val="006E4AC2"/>
    <w:rsid w:val="006E4DF3"/>
    <w:rsid w:val="006E4E22"/>
    <w:rsid w:val="006E5A5D"/>
    <w:rsid w:val="006E61D4"/>
    <w:rsid w:val="006E6636"/>
    <w:rsid w:val="006E7115"/>
    <w:rsid w:val="006E7B79"/>
    <w:rsid w:val="006E7C47"/>
    <w:rsid w:val="006F063A"/>
    <w:rsid w:val="006F12D0"/>
    <w:rsid w:val="006F13CE"/>
    <w:rsid w:val="006F14A3"/>
    <w:rsid w:val="006F1D7C"/>
    <w:rsid w:val="006F1D93"/>
    <w:rsid w:val="006F2009"/>
    <w:rsid w:val="006F31E9"/>
    <w:rsid w:val="006F31EB"/>
    <w:rsid w:val="006F476A"/>
    <w:rsid w:val="006F52F5"/>
    <w:rsid w:val="006F5A0E"/>
    <w:rsid w:val="006F61D0"/>
    <w:rsid w:val="006F6BDF"/>
    <w:rsid w:val="006F6DC0"/>
    <w:rsid w:val="006F72B4"/>
    <w:rsid w:val="006F7AA3"/>
    <w:rsid w:val="006F7BD0"/>
    <w:rsid w:val="006F7E08"/>
    <w:rsid w:val="006F7F05"/>
    <w:rsid w:val="00700FD6"/>
    <w:rsid w:val="0070134A"/>
    <w:rsid w:val="00701371"/>
    <w:rsid w:val="00701701"/>
    <w:rsid w:val="00701DD3"/>
    <w:rsid w:val="00701EB9"/>
    <w:rsid w:val="007027F4"/>
    <w:rsid w:val="00703025"/>
    <w:rsid w:val="007031E3"/>
    <w:rsid w:val="00703708"/>
    <w:rsid w:val="00703A81"/>
    <w:rsid w:val="007041C8"/>
    <w:rsid w:val="00704B88"/>
    <w:rsid w:val="007052FC"/>
    <w:rsid w:val="00705326"/>
    <w:rsid w:val="0070631C"/>
    <w:rsid w:val="00706AB9"/>
    <w:rsid w:val="00706C81"/>
    <w:rsid w:val="007070FE"/>
    <w:rsid w:val="00707164"/>
    <w:rsid w:val="0070737F"/>
    <w:rsid w:val="00707503"/>
    <w:rsid w:val="007077C7"/>
    <w:rsid w:val="00707B19"/>
    <w:rsid w:val="00707D21"/>
    <w:rsid w:val="00710446"/>
    <w:rsid w:val="007119B8"/>
    <w:rsid w:val="00711BBE"/>
    <w:rsid w:val="00712C46"/>
    <w:rsid w:val="00713744"/>
    <w:rsid w:val="00714170"/>
    <w:rsid w:val="0071435F"/>
    <w:rsid w:val="0071456C"/>
    <w:rsid w:val="00714673"/>
    <w:rsid w:val="00714B78"/>
    <w:rsid w:val="00715696"/>
    <w:rsid w:val="00715AE2"/>
    <w:rsid w:val="007161B6"/>
    <w:rsid w:val="00716725"/>
    <w:rsid w:val="0071680C"/>
    <w:rsid w:val="007169CF"/>
    <w:rsid w:val="00716A33"/>
    <w:rsid w:val="00716EE4"/>
    <w:rsid w:val="007172F8"/>
    <w:rsid w:val="007174AD"/>
    <w:rsid w:val="007178BA"/>
    <w:rsid w:val="00720E0E"/>
    <w:rsid w:val="00720E83"/>
    <w:rsid w:val="007211E8"/>
    <w:rsid w:val="0072129B"/>
    <w:rsid w:val="007212DB"/>
    <w:rsid w:val="007216C6"/>
    <w:rsid w:val="0072200E"/>
    <w:rsid w:val="00722328"/>
    <w:rsid w:val="0072280D"/>
    <w:rsid w:val="00722849"/>
    <w:rsid w:val="00722BB8"/>
    <w:rsid w:val="0072315B"/>
    <w:rsid w:val="00723165"/>
    <w:rsid w:val="0072454E"/>
    <w:rsid w:val="0072486A"/>
    <w:rsid w:val="00724DA7"/>
    <w:rsid w:val="00724E80"/>
    <w:rsid w:val="00724F8E"/>
    <w:rsid w:val="00725116"/>
    <w:rsid w:val="00725541"/>
    <w:rsid w:val="00725628"/>
    <w:rsid w:val="00725C9C"/>
    <w:rsid w:val="0072616C"/>
    <w:rsid w:val="0072654E"/>
    <w:rsid w:val="00726DA1"/>
    <w:rsid w:val="00726F4E"/>
    <w:rsid w:val="00727319"/>
    <w:rsid w:val="00731692"/>
    <w:rsid w:val="00732082"/>
    <w:rsid w:val="007321AC"/>
    <w:rsid w:val="00732519"/>
    <w:rsid w:val="00732DFD"/>
    <w:rsid w:val="00732FA1"/>
    <w:rsid w:val="00733737"/>
    <w:rsid w:val="00733B73"/>
    <w:rsid w:val="007352A6"/>
    <w:rsid w:val="00735394"/>
    <w:rsid w:val="00735866"/>
    <w:rsid w:val="00736298"/>
    <w:rsid w:val="00736A13"/>
    <w:rsid w:val="00736BFE"/>
    <w:rsid w:val="00736C1D"/>
    <w:rsid w:val="00736E6A"/>
    <w:rsid w:val="007373ED"/>
    <w:rsid w:val="007375B1"/>
    <w:rsid w:val="00737901"/>
    <w:rsid w:val="0074016E"/>
    <w:rsid w:val="00740B46"/>
    <w:rsid w:val="00740DFC"/>
    <w:rsid w:val="00741128"/>
    <w:rsid w:val="0074127A"/>
    <w:rsid w:val="007421C3"/>
    <w:rsid w:val="00742317"/>
    <w:rsid w:val="00742583"/>
    <w:rsid w:val="0074263E"/>
    <w:rsid w:val="0074271D"/>
    <w:rsid w:val="007427F4"/>
    <w:rsid w:val="00742C69"/>
    <w:rsid w:val="00742CEB"/>
    <w:rsid w:val="00742E1B"/>
    <w:rsid w:val="0074314B"/>
    <w:rsid w:val="00743CF4"/>
    <w:rsid w:val="00744C15"/>
    <w:rsid w:val="00745A6C"/>
    <w:rsid w:val="00745C67"/>
    <w:rsid w:val="00745C68"/>
    <w:rsid w:val="00746F1E"/>
    <w:rsid w:val="007473E6"/>
    <w:rsid w:val="007474FB"/>
    <w:rsid w:val="0074752A"/>
    <w:rsid w:val="00747C7B"/>
    <w:rsid w:val="00747E8F"/>
    <w:rsid w:val="00747EC3"/>
    <w:rsid w:val="00750146"/>
    <w:rsid w:val="00750F2C"/>
    <w:rsid w:val="0075102D"/>
    <w:rsid w:val="00751031"/>
    <w:rsid w:val="007511A9"/>
    <w:rsid w:val="00752722"/>
    <w:rsid w:val="00752DC6"/>
    <w:rsid w:val="0075391B"/>
    <w:rsid w:val="00754150"/>
    <w:rsid w:val="0075456A"/>
    <w:rsid w:val="00754BCF"/>
    <w:rsid w:val="00754F06"/>
    <w:rsid w:val="007556BD"/>
    <w:rsid w:val="00755A7D"/>
    <w:rsid w:val="0075601E"/>
    <w:rsid w:val="0075671F"/>
    <w:rsid w:val="00756765"/>
    <w:rsid w:val="007604D4"/>
    <w:rsid w:val="007606B1"/>
    <w:rsid w:val="00760FAC"/>
    <w:rsid w:val="0076107C"/>
    <w:rsid w:val="00761665"/>
    <w:rsid w:val="00761F48"/>
    <w:rsid w:val="0076223A"/>
    <w:rsid w:val="00762970"/>
    <w:rsid w:val="00763287"/>
    <w:rsid w:val="00763588"/>
    <w:rsid w:val="007639FD"/>
    <w:rsid w:val="00764432"/>
    <w:rsid w:val="00764B38"/>
    <w:rsid w:val="00764D9D"/>
    <w:rsid w:val="00766122"/>
    <w:rsid w:val="007662DC"/>
    <w:rsid w:val="007668B4"/>
    <w:rsid w:val="00766EF3"/>
    <w:rsid w:val="0076734A"/>
    <w:rsid w:val="00767993"/>
    <w:rsid w:val="0077016C"/>
    <w:rsid w:val="00770199"/>
    <w:rsid w:val="00770247"/>
    <w:rsid w:val="00770248"/>
    <w:rsid w:val="007706CD"/>
    <w:rsid w:val="00770E62"/>
    <w:rsid w:val="00771631"/>
    <w:rsid w:val="0077174D"/>
    <w:rsid w:val="00771B65"/>
    <w:rsid w:val="00771C91"/>
    <w:rsid w:val="00771D8F"/>
    <w:rsid w:val="00772311"/>
    <w:rsid w:val="00773203"/>
    <w:rsid w:val="00773481"/>
    <w:rsid w:val="00773ADD"/>
    <w:rsid w:val="007747C5"/>
    <w:rsid w:val="0077516A"/>
    <w:rsid w:val="0077569D"/>
    <w:rsid w:val="00775BE4"/>
    <w:rsid w:val="00776609"/>
    <w:rsid w:val="007767F7"/>
    <w:rsid w:val="00776B3F"/>
    <w:rsid w:val="00776F57"/>
    <w:rsid w:val="00777117"/>
    <w:rsid w:val="00777233"/>
    <w:rsid w:val="00777ACF"/>
    <w:rsid w:val="00777C4E"/>
    <w:rsid w:val="00777C80"/>
    <w:rsid w:val="007806FC"/>
    <w:rsid w:val="00780A31"/>
    <w:rsid w:val="007810A9"/>
    <w:rsid w:val="007815E9"/>
    <w:rsid w:val="00781A35"/>
    <w:rsid w:val="00781EB1"/>
    <w:rsid w:val="0078411E"/>
    <w:rsid w:val="00784814"/>
    <w:rsid w:val="00784904"/>
    <w:rsid w:val="00784AF6"/>
    <w:rsid w:val="00784E8D"/>
    <w:rsid w:val="007851A6"/>
    <w:rsid w:val="00786738"/>
    <w:rsid w:val="007867DE"/>
    <w:rsid w:val="00786AD1"/>
    <w:rsid w:val="00787438"/>
    <w:rsid w:val="007875F2"/>
    <w:rsid w:val="007908C2"/>
    <w:rsid w:val="007913CE"/>
    <w:rsid w:val="00791922"/>
    <w:rsid w:val="00791F78"/>
    <w:rsid w:val="00792548"/>
    <w:rsid w:val="007928D6"/>
    <w:rsid w:val="007932CC"/>
    <w:rsid w:val="00793D4B"/>
    <w:rsid w:val="00793F2C"/>
    <w:rsid w:val="00794179"/>
    <w:rsid w:val="007949A3"/>
    <w:rsid w:val="00794F51"/>
    <w:rsid w:val="00795DD8"/>
    <w:rsid w:val="00796D87"/>
    <w:rsid w:val="00797181"/>
    <w:rsid w:val="007972F9"/>
    <w:rsid w:val="007979A0"/>
    <w:rsid w:val="007A0139"/>
    <w:rsid w:val="007A01BA"/>
    <w:rsid w:val="007A0476"/>
    <w:rsid w:val="007A12DF"/>
    <w:rsid w:val="007A1BFB"/>
    <w:rsid w:val="007A1EA8"/>
    <w:rsid w:val="007A1F13"/>
    <w:rsid w:val="007A1F2E"/>
    <w:rsid w:val="007A2366"/>
    <w:rsid w:val="007A23F7"/>
    <w:rsid w:val="007A348A"/>
    <w:rsid w:val="007A34A0"/>
    <w:rsid w:val="007A35EE"/>
    <w:rsid w:val="007A360A"/>
    <w:rsid w:val="007A3B5E"/>
    <w:rsid w:val="007A3F7F"/>
    <w:rsid w:val="007A428D"/>
    <w:rsid w:val="007A47C8"/>
    <w:rsid w:val="007A4C64"/>
    <w:rsid w:val="007A5173"/>
    <w:rsid w:val="007A53AA"/>
    <w:rsid w:val="007A55B1"/>
    <w:rsid w:val="007A596C"/>
    <w:rsid w:val="007A5D9E"/>
    <w:rsid w:val="007A5E7C"/>
    <w:rsid w:val="007A60F9"/>
    <w:rsid w:val="007A69C2"/>
    <w:rsid w:val="007B03B9"/>
    <w:rsid w:val="007B0D36"/>
    <w:rsid w:val="007B0DF3"/>
    <w:rsid w:val="007B192A"/>
    <w:rsid w:val="007B1A6C"/>
    <w:rsid w:val="007B1D35"/>
    <w:rsid w:val="007B2043"/>
    <w:rsid w:val="007B2329"/>
    <w:rsid w:val="007B30F1"/>
    <w:rsid w:val="007B3CED"/>
    <w:rsid w:val="007B3E9D"/>
    <w:rsid w:val="007B4F2C"/>
    <w:rsid w:val="007B5284"/>
    <w:rsid w:val="007B5919"/>
    <w:rsid w:val="007B5BF7"/>
    <w:rsid w:val="007B69B7"/>
    <w:rsid w:val="007B6A09"/>
    <w:rsid w:val="007B6FE3"/>
    <w:rsid w:val="007B7886"/>
    <w:rsid w:val="007B7DDD"/>
    <w:rsid w:val="007C0178"/>
    <w:rsid w:val="007C052E"/>
    <w:rsid w:val="007C16CE"/>
    <w:rsid w:val="007C1EBF"/>
    <w:rsid w:val="007C1EFB"/>
    <w:rsid w:val="007C2088"/>
    <w:rsid w:val="007C2175"/>
    <w:rsid w:val="007C2274"/>
    <w:rsid w:val="007C241F"/>
    <w:rsid w:val="007C268B"/>
    <w:rsid w:val="007C3059"/>
    <w:rsid w:val="007C39D0"/>
    <w:rsid w:val="007C497C"/>
    <w:rsid w:val="007C4CC1"/>
    <w:rsid w:val="007C51FD"/>
    <w:rsid w:val="007C52B2"/>
    <w:rsid w:val="007C54CE"/>
    <w:rsid w:val="007C59C8"/>
    <w:rsid w:val="007C67D5"/>
    <w:rsid w:val="007C67D6"/>
    <w:rsid w:val="007C6849"/>
    <w:rsid w:val="007C68D5"/>
    <w:rsid w:val="007C6B53"/>
    <w:rsid w:val="007C6C1B"/>
    <w:rsid w:val="007C6E71"/>
    <w:rsid w:val="007D0510"/>
    <w:rsid w:val="007D05D1"/>
    <w:rsid w:val="007D0636"/>
    <w:rsid w:val="007D1379"/>
    <w:rsid w:val="007D164F"/>
    <w:rsid w:val="007D1915"/>
    <w:rsid w:val="007D1B64"/>
    <w:rsid w:val="007D24E6"/>
    <w:rsid w:val="007D2568"/>
    <w:rsid w:val="007D25F9"/>
    <w:rsid w:val="007D2E13"/>
    <w:rsid w:val="007D31B1"/>
    <w:rsid w:val="007D35CB"/>
    <w:rsid w:val="007D37B8"/>
    <w:rsid w:val="007D41A5"/>
    <w:rsid w:val="007D4996"/>
    <w:rsid w:val="007D4E82"/>
    <w:rsid w:val="007D594C"/>
    <w:rsid w:val="007D5EF6"/>
    <w:rsid w:val="007D718A"/>
    <w:rsid w:val="007E0140"/>
    <w:rsid w:val="007E0BF4"/>
    <w:rsid w:val="007E0D80"/>
    <w:rsid w:val="007E1685"/>
    <w:rsid w:val="007E222D"/>
    <w:rsid w:val="007E241B"/>
    <w:rsid w:val="007E2FE8"/>
    <w:rsid w:val="007E322F"/>
    <w:rsid w:val="007E4460"/>
    <w:rsid w:val="007E4E71"/>
    <w:rsid w:val="007E4ECB"/>
    <w:rsid w:val="007E51F0"/>
    <w:rsid w:val="007E5B20"/>
    <w:rsid w:val="007E624C"/>
    <w:rsid w:val="007E64A7"/>
    <w:rsid w:val="007E6BEC"/>
    <w:rsid w:val="007E7105"/>
    <w:rsid w:val="007E7163"/>
    <w:rsid w:val="007E76D3"/>
    <w:rsid w:val="007E7C10"/>
    <w:rsid w:val="007E7F34"/>
    <w:rsid w:val="007F0067"/>
    <w:rsid w:val="007F014E"/>
    <w:rsid w:val="007F041F"/>
    <w:rsid w:val="007F132A"/>
    <w:rsid w:val="007F1F5C"/>
    <w:rsid w:val="007F24D7"/>
    <w:rsid w:val="007F2BE9"/>
    <w:rsid w:val="007F3C28"/>
    <w:rsid w:val="007F3C99"/>
    <w:rsid w:val="007F4C97"/>
    <w:rsid w:val="007F5009"/>
    <w:rsid w:val="007F66E3"/>
    <w:rsid w:val="007F683A"/>
    <w:rsid w:val="007F6BE0"/>
    <w:rsid w:val="007F77E2"/>
    <w:rsid w:val="007F79B9"/>
    <w:rsid w:val="008008E0"/>
    <w:rsid w:val="00800AAC"/>
    <w:rsid w:val="008010C7"/>
    <w:rsid w:val="008020AF"/>
    <w:rsid w:val="0080373D"/>
    <w:rsid w:val="008037A1"/>
    <w:rsid w:val="00803BA3"/>
    <w:rsid w:val="00804753"/>
    <w:rsid w:val="0080490E"/>
    <w:rsid w:val="00804D50"/>
    <w:rsid w:val="00804D7D"/>
    <w:rsid w:val="00805854"/>
    <w:rsid w:val="00805999"/>
    <w:rsid w:val="00807161"/>
    <w:rsid w:val="0080716F"/>
    <w:rsid w:val="008073CD"/>
    <w:rsid w:val="0080768E"/>
    <w:rsid w:val="0081036F"/>
    <w:rsid w:val="00810712"/>
    <w:rsid w:val="00810AF2"/>
    <w:rsid w:val="0081178D"/>
    <w:rsid w:val="00811DA0"/>
    <w:rsid w:val="008124AC"/>
    <w:rsid w:val="00812DA3"/>
    <w:rsid w:val="00813A8B"/>
    <w:rsid w:val="00813F48"/>
    <w:rsid w:val="008146E1"/>
    <w:rsid w:val="00814E4C"/>
    <w:rsid w:val="0081502C"/>
    <w:rsid w:val="00815602"/>
    <w:rsid w:val="00815C25"/>
    <w:rsid w:val="0081615C"/>
    <w:rsid w:val="008162FA"/>
    <w:rsid w:val="00816B18"/>
    <w:rsid w:val="008171DE"/>
    <w:rsid w:val="00817EDD"/>
    <w:rsid w:val="00820377"/>
    <w:rsid w:val="00820895"/>
    <w:rsid w:val="00820C11"/>
    <w:rsid w:val="00821271"/>
    <w:rsid w:val="00821818"/>
    <w:rsid w:val="0082182B"/>
    <w:rsid w:val="00821D4C"/>
    <w:rsid w:val="00822615"/>
    <w:rsid w:val="00822CC2"/>
    <w:rsid w:val="00822E50"/>
    <w:rsid w:val="00823073"/>
    <w:rsid w:val="008231EE"/>
    <w:rsid w:val="008232F4"/>
    <w:rsid w:val="008235B1"/>
    <w:rsid w:val="008239E7"/>
    <w:rsid w:val="00823DEC"/>
    <w:rsid w:val="008244ED"/>
    <w:rsid w:val="00825822"/>
    <w:rsid w:val="008263F5"/>
    <w:rsid w:val="00826EB8"/>
    <w:rsid w:val="00827585"/>
    <w:rsid w:val="00827B4D"/>
    <w:rsid w:val="00830183"/>
    <w:rsid w:val="0083021A"/>
    <w:rsid w:val="00830814"/>
    <w:rsid w:val="00830A32"/>
    <w:rsid w:val="00831A42"/>
    <w:rsid w:val="00831B54"/>
    <w:rsid w:val="00831C7C"/>
    <w:rsid w:val="00831FC5"/>
    <w:rsid w:val="00832F26"/>
    <w:rsid w:val="008331F4"/>
    <w:rsid w:val="00833655"/>
    <w:rsid w:val="00833BDA"/>
    <w:rsid w:val="0083430D"/>
    <w:rsid w:val="0083507D"/>
    <w:rsid w:val="00835EAB"/>
    <w:rsid w:val="00835EE4"/>
    <w:rsid w:val="00836D78"/>
    <w:rsid w:val="0084006B"/>
    <w:rsid w:val="008400DD"/>
    <w:rsid w:val="00840571"/>
    <w:rsid w:val="00840856"/>
    <w:rsid w:val="008409D3"/>
    <w:rsid w:val="00841B01"/>
    <w:rsid w:val="00841BBA"/>
    <w:rsid w:val="0084249F"/>
    <w:rsid w:val="00842986"/>
    <w:rsid w:val="00842BB4"/>
    <w:rsid w:val="00842CDA"/>
    <w:rsid w:val="0084409A"/>
    <w:rsid w:val="008449FE"/>
    <w:rsid w:val="00844FFF"/>
    <w:rsid w:val="00845BBF"/>
    <w:rsid w:val="008462E8"/>
    <w:rsid w:val="008463A4"/>
    <w:rsid w:val="00846769"/>
    <w:rsid w:val="00846E6A"/>
    <w:rsid w:val="00847405"/>
    <w:rsid w:val="00847BD3"/>
    <w:rsid w:val="00847F11"/>
    <w:rsid w:val="0085024E"/>
    <w:rsid w:val="0085030E"/>
    <w:rsid w:val="00850446"/>
    <w:rsid w:val="00850552"/>
    <w:rsid w:val="008507AF"/>
    <w:rsid w:val="00850EBE"/>
    <w:rsid w:val="00851276"/>
    <w:rsid w:val="008519FF"/>
    <w:rsid w:val="008522D0"/>
    <w:rsid w:val="008525B4"/>
    <w:rsid w:val="00852B41"/>
    <w:rsid w:val="00852BB5"/>
    <w:rsid w:val="00853961"/>
    <w:rsid w:val="00853E73"/>
    <w:rsid w:val="00854356"/>
    <w:rsid w:val="008544D0"/>
    <w:rsid w:val="00854D49"/>
    <w:rsid w:val="0085502F"/>
    <w:rsid w:val="00855DD2"/>
    <w:rsid w:val="00856409"/>
    <w:rsid w:val="0085689B"/>
    <w:rsid w:val="00856C21"/>
    <w:rsid w:val="00856EEA"/>
    <w:rsid w:val="008571CA"/>
    <w:rsid w:val="0085760C"/>
    <w:rsid w:val="00860243"/>
    <w:rsid w:val="00860514"/>
    <w:rsid w:val="0086057F"/>
    <w:rsid w:val="00860B18"/>
    <w:rsid w:val="00860DDA"/>
    <w:rsid w:val="0086179B"/>
    <w:rsid w:val="00861E69"/>
    <w:rsid w:val="00862EE1"/>
    <w:rsid w:val="0086320B"/>
    <w:rsid w:val="00863499"/>
    <w:rsid w:val="00863B30"/>
    <w:rsid w:val="00863EBD"/>
    <w:rsid w:val="00864245"/>
    <w:rsid w:val="0086425C"/>
    <w:rsid w:val="0086497F"/>
    <w:rsid w:val="00864F9D"/>
    <w:rsid w:val="00865071"/>
    <w:rsid w:val="00865325"/>
    <w:rsid w:val="008656B7"/>
    <w:rsid w:val="0086577E"/>
    <w:rsid w:val="0086587D"/>
    <w:rsid w:val="00865A8D"/>
    <w:rsid w:val="00865FCF"/>
    <w:rsid w:val="008664CE"/>
    <w:rsid w:val="00866534"/>
    <w:rsid w:val="008666C3"/>
    <w:rsid w:val="00866893"/>
    <w:rsid w:val="00870254"/>
    <w:rsid w:val="00870313"/>
    <w:rsid w:val="00870752"/>
    <w:rsid w:val="00870D41"/>
    <w:rsid w:val="00871531"/>
    <w:rsid w:val="00871AAD"/>
    <w:rsid w:val="0087223D"/>
    <w:rsid w:val="00872952"/>
    <w:rsid w:val="00872A20"/>
    <w:rsid w:val="008731C6"/>
    <w:rsid w:val="008735D7"/>
    <w:rsid w:val="00874821"/>
    <w:rsid w:val="00874E68"/>
    <w:rsid w:val="008753E7"/>
    <w:rsid w:val="008756C1"/>
    <w:rsid w:val="008761EE"/>
    <w:rsid w:val="008765E1"/>
    <w:rsid w:val="00876BFF"/>
    <w:rsid w:val="00876ED1"/>
    <w:rsid w:val="00876FE8"/>
    <w:rsid w:val="00877267"/>
    <w:rsid w:val="00877D40"/>
    <w:rsid w:val="008800C0"/>
    <w:rsid w:val="00880111"/>
    <w:rsid w:val="008818C3"/>
    <w:rsid w:val="00881DE7"/>
    <w:rsid w:val="0088251F"/>
    <w:rsid w:val="0088260C"/>
    <w:rsid w:val="008826D6"/>
    <w:rsid w:val="00882E79"/>
    <w:rsid w:val="00882F14"/>
    <w:rsid w:val="008831E3"/>
    <w:rsid w:val="008834AF"/>
    <w:rsid w:val="00883C4F"/>
    <w:rsid w:val="00884005"/>
    <w:rsid w:val="00884194"/>
    <w:rsid w:val="008847FF"/>
    <w:rsid w:val="00885041"/>
    <w:rsid w:val="008851C6"/>
    <w:rsid w:val="008853F5"/>
    <w:rsid w:val="00886B09"/>
    <w:rsid w:val="00886D21"/>
    <w:rsid w:val="0088794A"/>
    <w:rsid w:val="008879C6"/>
    <w:rsid w:val="00887D81"/>
    <w:rsid w:val="00887DAD"/>
    <w:rsid w:val="00887F36"/>
    <w:rsid w:val="00890253"/>
    <w:rsid w:val="0089037C"/>
    <w:rsid w:val="00890435"/>
    <w:rsid w:val="00890869"/>
    <w:rsid w:val="00890B7E"/>
    <w:rsid w:val="00890CBD"/>
    <w:rsid w:val="00890DA2"/>
    <w:rsid w:val="00890EA1"/>
    <w:rsid w:val="008914ED"/>
    <w:rsid w:val="00891AF1"/>
    <w:rsid w:val="00892396"/>
    <w:rsid w:val="0089255F"/>
    <w:rsid w:val="00892AAD"/>
    <w:rsid w:val="00892F10"/>
    <w:rsid w:val="00893D86"/>
    <w:rsid w:val="008941DA"/>
    <w:rsid w:val="008949E6"/>
    <w:rsid w:val="00894CB7"/>
    <w:rsid w:val="00894F78"/>
    <w:rsid w:val="00895299"/>
    <w:rsid w:val="008956BB"/>
    <w:rsid w:val="00895BAB"/>
    <w:rsid w:val="00895EB1"/>
    <w:rsid w:val="00896345"/>
    <w:rsid w:val="00896BF1"/>
    <w:rsid w:val="00896D3C"/>
    <w:rsid w:val="00897791"/>
    <w:rsid w:val="008A0778"/>
    <w:rsid w:val="008A0C2B"/>
    <w:rsid w:val="008A0DD3"/>
    <w:rsid w:val="008A1185"/>
    <w:rsid w:val="008A1801"/>
    <w:rsid w:val="008A2365"/>
    <w:rsid w:val="008A2978"/>
    <w:rsid w:val="008A310C"/>
    <w:rsid w:val="008A3698"/>
    <w:rsid w:val="008A3DB4"/>
    <w:rsid w:val="008A4554"/>
    <w:rsid w:val="008A47C3"/>
    <w:rsid w:val="008A4D61"/>
    <w:rsid w:val="008A5010"/>
    <w:rsid w:val="008A5342"/>
    <w:rsid w:val="008A5459"/>
    <w:rsid w:val="008A54E2"/>
    <w:rsid w:val="008A61B0"/>
    <w:rsid w:val="008A61DB"/>
    <w:rsid w:val="008A6894"/>
    <w:rsid w:val="008A7098"/>
    <w:rsid w:val="008A71C6"/>
    <w:rsid w:val="008B060B"/>
    <w:rsid w:val="008B0832"/>
    <w:rsid w:val="008B0883"/>
    <w:rsid w:val="008B101D"/>
    <w:rsid w:val="008B184F"/>
    <w:rsid w:val="008B1B58"/>
    <w:rsid w:val="008B21DF"/>
    <w:rsid w:val="008B2478"/>
    <w:rsid w:val="008B2625"/>
    <w:rsid w:val="008B271C"/>
    <w:rsid w:val="008B273C"/>
    <w:rsid w:val="008B3786"/>
    <w:rsid w:val="008B37FD"/>
    <w:rsid w:val="008B3DAD"/>
    <w:rsid w:val="008B46CE"/>
    <w:rsid w:val="008B4BB1"/>
    <w:rsid w:val="008B4DE3"/>
    <w:rsid w:val="008B52BF"/>
    <w:rsid w:val="008B5961"/>
    <w:rsid w:val="008B5C8A"/>
    <w:rsid w:val="008B65F6"/>
    <w:rsid w:val="008B667E"/>
    <w:rsid w:val="008B7462"/>
    <w:rsid w:val="008B75F7"/>
    <w:rsid w:val="008B7657"/>
    <w:rsid w:val="008B78C4"/>
    <w:rsid w:val="008B7CE6"/>
    <w:rsid w:val="008B7F29"/>
    <w:rsid w:val="008C0C49"/>
    <w:rsid w:val="008C0D4D"/>
    <w:rsid w:val="008C0F1C"/>
    <w:rsid w:val="008C1024"/>
    <w:rsid w:val="008C1230"/>
    <w:rsid w:val="008C1579"/>
    <w:rsid w:val="008C1F7B"/>
    <w:rsid w:val="008C22E1"/>
    <w:rsid w:val="008C2520"/>
    <w:rsid w:val="008C25F3"/>
    <w:rsid w:val="008C2BD4"/>
    <w:rsid w:val="008C3BBF"/>
    <w:rsid w:val="008C45EE"/>
    <w:rsid w:val="008C4D8E"/>
    <w:rsid w:val="008C50C5"/>
    <w:rsid w:val="008C55AA"/>
    <w:rsid w:val="008C6C00"/>
    <w:rsid w:val="008C7613"/>
    <w:rsid w:val="008C7A85"/>
    <w:rsid w:val="008C7AC9"/>
    <w:rsid w:val="008C7C24"/>
    <w:rsid w:val="008D06F1"/>
    <w:rsid w:val="008D0835"/>
    <w:rsid w:val="008D0D41"/>
    <w:rsid w:val="008D0E52"/>
    <w:rsid w:val="008D1666"/>
    <w:rsid w:val="008D1CBD"/>
    <w:rsid w:val="008D2117"/>
    <w:rsid w:val="008D27D7"/>
    <w:rsid w:val="008D2CFC"/>
    <w:rsid w:val="008D2D8A"/>
    <w:rsid w:val="008D30FC"/>
    <w:rsid w:val="008D378E"/>
    <w:rsid w:val="008D3970"/>
    <w:rsid w:val="008D3A2A"/>
    <w:rsid w:val="008D3D1B"/>
    <w:rsid w:val="008D44A6"/>
    <w:rsid w:val="008D44C1"/>
    <w:rsid w:val="008D4649"/>
    <w:rsid w:val="008D51E8"/>
    <w:rsid w:val="008D5664"/>
    <w:rsid w:val="008D577C"/>
    <w:rsid w:val="008D58C4"/>
    <w:rsid w:val="008D5F0F"/>
    <w:rsid w:val="008D6471"/>
    <w:rsid w:val="008D65AA"/>
    <w:rsid w:val="008D70CF"/>
    <w:rsid w:val="008D7606"/>
    <w:rsid w:val="008D776D"/>
    <w:rsid w:val="008D7970"/>
    <w:rsid w:val="008E09C4"/>
    <w:rsid w:val="008E0E2B"/>
    <w:rsid w:val="008E160F"/>
    <w:rsid w:val="008E16AE"/>
    <w:rsid w:val="008E1863"/>
    <w:rsid w:val="008E1E5E"/>
    <w:rsid w:val="008E1EA2"/>
    <w:rsid w:val="008E209D"/>
    <w:rsid w:val="008E236F"/>
    <w:rsid w:val="008E2E47"/>
    <w:rsid w:val="008E3AEF"/>
    <w:rsid w:val="008E3E6D"/>
    <w:rsid w:val="008E44EF"/>
    <w:rsid w:val="008E463A"/>
    <w:rsid w:val="008E5B39"/>
    <w:rsid w:val="008E5B80"/>
    <w:rsid w:val="008E64CD"/>
    <w:rsid w:val="008E65D3"/>
    <w:rsid w:val="008E72F0"/>
    <w:rsid w:val="008F0324"/>
    <w:rsid w:val="008F03AE"/>
    <w:rsid w:val="008F07CC"/>
    <w:rsid w:val="008F0976"/>
    <w:rsid w:val="008F0E3E"/>
    <w:rsid w:val="008F0F75"/>
    <w:rsid w:val="008F15F8"/>
    <w:rsid w:val="008F1F5E"/>
    <w:rsid w:val="008F2772"/>
    <w:rsid w:val="008F2AFB"/>
    <w:rsid w:val="008F315C"/>
    <w:rsid w:val="008F3AC7"/>
    <w:rsid w:val="008F4198"/>
    <w:rsid w:val="008F4209"/>
    <w:rsid w:val="008F46B3"/>
    <w:rsid w:val="008F4F46"/>
    <w:rsid w:val="008F506B"/>
    <w:rsid w:val="008F5758"/>
    <w:rsid w:val="008F59EA"/>
    <w:rsid w:val="008F5CBF"/>
    <w:rsid w:val="008F5DB1"/>
    <w:rsid w:val="008F5DEC"/>
    <w:rsid w:val="008F65A8"/>
    <w:rsid w:val="008F680F"/>
    <w:rsid w:val="008F6FE4"/>
    <w:rsid w:val="008F710D"/>
    <w:rsid w:val="008F76FD"/>
    <w:rsid w:val="008F777F"/>
    <w:rsid w:val="008F7C10"/>
    <w:rsid w:val="0090014A"/>
    <w:rsid w:val="0090018A"/>
    <w:rsid w:val="009006F4"/>
    <w:rsid w:val="00901763"/>
    <w:rsid w:val="00902097"/>
    <w:rsid w:val="009024D5"/>
    <w:rsid w:val="00902D93"/>
    <w:rsid w:val="00902FCD"/>
    <w:rsid w:val="00904365"/>
    <w:rsid w:val="0090487C"/>
    <w:rsid w:val="00904D89"/>
    <w:rsid w:val="00906EF6"/>
    <w:rsid w:val="009072C8"/>
    <w:rsid w:val="009074C1"/>
    <w:rsid w:val="00907B71"/>
    <w:rsid w:val="00910022"/>
    <w:rsid w:val="009106ED"/>
    <w:rsid w:val="009106FB"/>
    <w:rsid w:val="00910869"/>
    <w:rsid w:val="00911450"/>
    <w:rsid w:val="009116E2"/>
    <w:rsid w:val="00911715"/>
    <w:rsid w:val="00911DEA"/>
    <w:rsid w:val="00911F0E"/>
    <w:rsid w:val="0091380F"/>
    <w:rsid w:val="00914073"/>
    <w:rsid w:val="00914A07"/>
    <w:rsid w:val="00915008"/>
    <w:rsid w:val="009151C4"/>
    <w:rsid w:val="009158D0"/>
    <w:rsid w:val="00915A37"/>
    <w:rsid w:val="00915AE8"/>
    <w:rsid w:val="009161DB"/>
    <w:rsid w:val="00916467"/>
    <w:rsid w:val="00917873"/>
    <w:rsid w:val="00917A73"/>
    <w:rsid w:val="00917FF7"/>
    <w:rsid w:val="00920442"/>
    <w:rsid w:val="0092086C"/>
    <w:rsid w:val="00920A48"/>
    <w:rsid w:val="00920CB9"/>
    <w:rsid w:val="00921369"/>
    <w:rsid w:val="009217CB"/>
    <w:rsid w:val="009219AE"/>
    <w:rsid w:val="00921ACE"/>
    <w:rsid w:val="00921BE9"/>
    <w:rsid w:val="0092269A"/>
    <w:rsid w:val="009228AC"/>
    <w:rsid w:val="00922E88"/>
    <w:rsid w:val="00923214"/>
    <w:rsid w:val="0092414B"/>
    <w:rsid w:val="009241A3"/>
    <w:rsid w:val="00924E9C"/>
    <w:rsid w:val="00924FE2"/>
    <w:rsid w:val="00925776"/>
    <w:rsid w:val="009257DB"/>
    <w:rsid w:val="00926B1C"/>
    <w:rsid w:val="009273BA"/>
    <w:rsid w:val="009273E8"/>
    <w:rsid w:val="00927D70"/>
    <w:rsid w:val="00930536"/>
    <w:rsid w:val="009308E2"/>
    <w:rsid w:val="00930C5A"/>
    <w:rsid w:val="00930E36"/>
    <w:rsid w:val="00930F8C"/>
    <w:rsid w:val="0093102E"/>
    <w:rsid w:val="00931492"/>
    <w:rsid w:val="00931AEC"/>
    <w:rsid w:val="00932084"/>
    <w:rsid w:val="0093224D"/>
    <w:rsid w:val="0093260F"/>
    <w:rsid w:val="00932A7B"/>
    <w:rsid w:val="00933452"/>
    <w:rsid w:val="00933480"/>
    <w:rsid w:val="00933E8E"/>
    <w:rsid w:val="0093412D"/>
    <w:rsid w:val="00934430"/>
    <w:rsid w:val="00934525"/>
    <w:rsid w:val="0093498A"/>
    <w:rsid w:val="0093643C"/>
    <w:rsid w:val="0093666A"/>
    <w:rsid w:val="00936AF6"/>
    <w:rsid w:val="00936FB6"/>
    <w:rsid w:val="00936FE0"/>
    <w:rsid w:val="009401D4"/>
    <w:rsid w:val="0094096A"/>
    <w:rsid w:val="00940F08"/>
    <w:rsid w:val="009415A4"/>
    <w:rsid w:val="0094195B"/>
    <w:rsid w:val="00942800"/>
    <w:rsid w:val="009442ED"/>
    <w:rsid w:val="009444D3"/>
    <w:rsid w:val="00944BE8"/>
    <w:rsid w:val="00945208"/>
    <w:rsid w:val="009452CF"/>
    <w:rsid w:val="00945691"/>
    <w:rsid w:val="00945EA5"/>
    <w:rsid w:val="0094646A"/>
    <w:rsid w:val="00946547"/>
    <w:rsid w:val="00946D9C"/>
    <w:rsid w:val="00946F09"/>
    <w:rsid w:val="009472FB"/>
    <w:rsid w:val="00947389"/>
    <w:rsid w:val="00947598"/>
    <w:rsid w:val="009476FA"/>
    <w:rsid w:val="009500ED"/>
    <w:rsid w:val="009506A2"/>
    <w:rsid w:val="009506CA"/>
    <w:rsid w:val="00950C70"/>
    <w:rsid w:val="00950D1A"/>
    <w:rsid w:val="00950F93"/>
    <w:rsid w:val="0095151C"/>
    <w:rsid w:val="009516EF"/>
    <w:rsid w:val="00951846"/>
    <w:rsid w:val="009525B0"/>
    <w:rsid w:val="00952EF2"/>
    <w:rsid w:val="009534C1"/>
    <w:rsid w:val="00953658"/>
    <w:rsid w:val="009536FF"/>
    <w:rsid w:val="00953768"/>
    <w:rsid w:val="009537F0"/>
    <w:rsid w:val="00953B2F"/>
    <w:rsid w:val="00953D01"/>
    <w:rsid w:val="0095534A"/>
    <w:rsid w:val="00956208"/>
    <w:rsid w:val="00956320"/>
    <w:rsid w:val="0095672F"/>
    <w:rsid w:val="00956EEA"/>
    <w:rsid w:val="00957B86"/>
    <w:rsid w:val="00957E2C"/>
    <w:rsid w:val="00961431"/>
    <w:rsid w:val="009615F4"/>
    <w:rsid w:val="009619EC"/>
    <w:rsid w:val="00961ED4"/>
    <w:rsid w:val="0096232F"/>
    <w:rsid w:val="009627E4"/>
    <w:rsid w:val="0096394B"/>
    <w:rsid w:val="00963E5F"/>
    <w:rsid w:val="0096516E"/>
    <w:rsid w:val="0096600F"/>
    <w:rsid w:val="009672FB"/>
    <w:rsid w:val="0096749A"/>
    <w:rsid w:val="00967EEF"/>
    <w:rsid w:val="00967F51"/>
    <w:rsid w:val="00970588"/>
    <w:rsid w:val="00970821"/>
    <w:rsid w:val="00970E23"/>
    <w:rsid w:val="00971533"/>
    <w:rsid w:val="00971557"/>
    <w:rsid w:val="00971702"/>
    <w:rsid w:val="0097221A"/>
    <w:rsid w:val="009726AE"/>
    <w:rsid w:val="009728C4"/>
    <w:rsid w:val="00972B0D"/>
    <w:rsid w:val="00972EA6"/>
    <w:rsid w:val="00973EA1"/>
    <w:rsid w:val="00974BD4"/>
    <w:rsid w:val="00974CF9"/>
    <w:rsid w:val="009751BE"/>
    <w:rsid w:val="00975D94"/>
    <w:rsid w:val="009761F2"/>
    <w:rsid w:val="00976444"/>
    <w:rsid w:val="0097705C"/>
    <w:rsid w:val="00977153"/>
    <w:rsid w:val="0097751B"/>
    <w:rsid w:val="009777C5"/>
    <w:rsid w:val="009779E7"/>
    <w:rsid w:val="00977B47"/>
    <w:rsid w:val="00977CAF"/>
    <w:rsid w:val="00980002"/>
    <w:rsid w:val="0098017A"/>
    <w:rsid w:val="0098097D"/>
    <w:rsid w:val="00980F58"/>
    <w:rsid w:val="0098192B"/>
    <w:rsid w:val="0098196C"/>
    <w:rsid w:val="00981E77"/>
    <w:rsid w:val="00982443"/>
    <w:rsid w:val="009826BB"/>
    <w:rsid w:val="00982D99"/>
    <w:rsid w:val="00983ADD"/>
    <w:rsid w:val="00984690"/>
    <w:rsid w:val="009848B6"/>
    <w:rsid w:val="00984D11"/>
    <w:rsid w:val="00985512"/>
    <w:rsid w:val="00985909"/>
    <w:rsid w:val="00985AE3"/>
    <w:rsid w:val="00985D62"/>
    <w:rsid w:val="00985E01"/>
    <w:rsid w:val="0098770B"/>
    <w:rsid w:val="00987CF3"/>
    <w:rsid w:val="00987E89"/>
    <w:rsid w:val="00990ACD"/>
    <w:rsid w:val="00991261"/>
    <w:rsid w:val="00991485"/>
    <w:rsid w:val="00991923"/>
    <w:rsid w:val="00991D9C"/>
    <w:rsid w:val="009930DC"/>
    <w:rsid w:val="00994114"/>
    <w:rsid w:val="009942B6"/>
    <w:rsid w:val="00994EB5"/>
    <w:rsid w:val="00995308"/>
    <w:rsid w:val="00995441"/>
    <w:rsid w:val="009959BF"/>
    <w:rsid w:val="0099670D"/>
    <w:rsid w:val="00997A7C"/>
    <w:rsid w:val="009A014C"/>
    <w:rsid w:val="009A0415"/>
    <w:rsid w:val="009A0439"/>
    <w:rsid w:val="009A185A"/>
    <w:rsid w:val="009A1F04"/>
    <w:rsid w:val="009A269B"/>
    <w:rsid w:val="009A2D7C"/>
    <w:rsid w:val="009A354D"/>
    <w:rsid w:val="009A3DC3"/>
    <w:rsid w:val="009A3ECC"/>
    <w:rsid w:val="009A3ED5"/>
    <w:rsid w:val="009A457D"/>
    <w:rsid w:val="009A564F"/>
    <w:rsid w:val="009A5840"/>
    <w:rsid w:val="009A5D1E"/>
    <w:rsid w:val="009A5EDE"/>
    <w:rsid w:val="009A6395"/>
    <w:rsid w:val="009A6E84"/>
    <w:rsid w:val="009A7014"/>
    <w:rsid w:val="009A7527"/>
    <w:rsid w:val="009A76FE"/>
    <w:rsid w:val="009A7FAF"/>
    <w:rsid w:val="009B0650"/>
    <w:rsid w:val="009B07AF"/>
    <w:rsid w:val="009B0CF3"/>
    <w:rsid w:val="009B0DB8"/>
    <w:rsid w:val="009B2671"/>
    <w:rsid w:val="009B3415"/>
    <w:rsid w:val="009B358D"/>
    <w:rsid w:val="009B416B"/>
    <w:rsid w:val="009B546C"/>
    <w:rsid w:val="009B5720"/>
    <w:rsid w:val="009B5E08"/>
    <w:rsid w:val="009B61C2"/>
    <w:rsid w:val="009B6E08"/>
    <w:rsid w:val="009B744F"/>
    <w:rsid w:val="009C0820"/>
    <w:rsid w:val="009C0ED3"/>
    <w:rsid w:val="009C2D17"/>
    <w:rsid w:val="009C2F53"/>
    <w:rsid w:val="009C3057"/>
    <w:rsid w:val="009C3171"/>
    <w:rsid w:val="009C3387"/>
    <w:rsid w:val="009C3E6A"/>
    <w:rsid w:val="009C3F64"/>
    <w:rsid w:val="009C5420"/>
    <w:rsid w:val="009C588E"/>
    <w:rsid w:val="009C5FD5"/>
    <w:rsid w:val="009C6029"/>
    <w:rsid w:val="009C6BA8"/>
    <w:rsid w:val="009C6CC4"/>
    <w:rsid w:val="009C7587"/>
    <w:rsid w:val="009D05E7"/>
    <w:rsid w:val="009D07B5"/>
    <w:rsid w:val="009D08FB"/>
    <w:rsid w:val="009D0B52"/>
    <w:rsid w:val="009D1ABC"/>
    <w:rsid w:val="009D1DBB"/>
    <w:rsid w:val="009D29DD"/>
    <w:rsid w:val="009D3844"/>
    <w:rsid w:val="009D38D1"/>
    <w:rsid w:val="009D3D09"/>
    <w:rsid w:val="009D4963"/>
    <w:rsid w:val="009D4A1B"/>
    <w:rsid w:val="009D5028"/>
    <w:rsid w:val="009D5205"/>
    <w:rsid w:val="009D5304"/>
    <w:rsid w:val="009D601E"/>
    <w:rsid w:val="009D63E0"/>
    <w:rsid w:val="009D6AEE"/>
    <w:rsid w:val="009E0A24"/>
    <w:rsid w:val="009E1077"/>
    <w:rsid w:val="009E183A"/>
    <w:rsid w:val="009E1DDF"/>
    <w:rsid w:val="009E2426"/>
    <w:rsid w:val="009E2990"/>
    <w:rsid w:val="009E341C"/>
    <w:rsid w:val="009E3852"/>
    <w:rsid w:val="009E3BCF"/>
    <w:rsid w:val="009E40D6"/>
    <w:rsid w:val="009E4190"/>
    <w:rsid w:val="009E4772"/>
    <w:rsid w:val="009E504D"/>
    <w:rsid w:val="009E57C3"/>
    <w:rsid w:val="009E5CF6"/>
    <w:rsid w:val="009E5FC9"/>
    <w:rsid w:val="009E63D9"/>
    <w:rsid w:val="009E6C12"/>
    <w:rsid w:val="009E6C9E"/>
    <w:rsid w:val="009E78C7"/>
    <w:rsid w:val="009E7E11"/>
    <w:rsid w:val="009F017D"/>
    <w:rsid w:val="009F0A5E"/>
    <w:rsid w:val="009F0D22"/>
    <w:rsid w:val="009F10F2"/>
    <w:rsid w:val="009F1763"/>
    <w:rsid w:val="009F17E7"/>
    <w:rsid w:val="009F23DF"/>
    <w:rsid w:val="009F23EF"/>
    <w:rsid w:val="009F24D2"/>
    <w:rsid w:val="009F2842"/>
    <w:rsid w:val="009F2887"/>
    <w:rsid w:val="009F28E5"/>
    <w:rsid w:val="009F2932"/>
    <w:rsid w:val="009F2CC4"/>
    <w:rsid w:val="009F2E4E"/>
    <w:rsid w:val="009F2F50"/>
    <w:rsid w:val="009F338F"/>
    <w:rsid w:val="009F348F"/>
    <w:rsid w:val="009F367B"/>
    <w:rsid w:val="009F4227"/>
    <w:rsid w:val="009F4367"/>
    <w:rsid w:val="009F444C"/>
    <w:rsid w:val="009F583D"/>
    <w:rsid w:val="009F5906"/>
    <w:rsid w:val="009F5B11"/>
    <w:rsid w:val="009F5B72"/>
    <w:rsid w:val="009F5CE2"/>
    <w:rsid w:val="009F62FC"/>
    <w:rsid w:val="009F714A"/>
    <w:rsid w:val="009F7F3D"/>
    <w:rsid w:val="00A00229"/>
    <w:rsid w:val="00A002D2"/>
    <w:rsid w:val="00A0054B"/>
    <w:rsid w:val="00A00E29"/>
    <w:rsid w:val="00A01405"/>
    <w:rsid w:val="00A0144A"/>
    <w:rsid w:val="00A01EA5"/>
    <w:rsid w:val="00A0214A"/>
    <w:rsid w:val="00A02465"/>
    <w:rsid w:val="00A024ED"/>
    <w:rsid w:val="00A02590"/>
    <w:rsid w:val="00A02BCD"/>
    <w:rsid w:val="00A03923"/>
    <w:rsid w:val="00A03E2D"/>
    <w:rsid w:val="00A042E0"/>
    <w:rsid w:val="00A05E77"/>
    <w:rsid w:val="00A060F0"/>
    <w:rsid w:val="00A06ACF"/>
    <w:rsid w:val="00A06F10"/>
    <w:rsid w:val="00A07451"/>
    <w:rsid w:val="00A075DE"/>
    <w:rsid w:val="00A07617"/>
    <w:rsid w:val="00A0761B"/>
    <w:rsid w:val="00A0778F"/>
    <w:rsid w:val="00A07A16"/>
    <w:rsid w:val="00A07D0D"/>
    <w:rsid w:val="00A11007"/>
    <w:rsid w:val="00A128D6"/>
    <w:rsid w:val="00A12A26"/>
    <w:rsid w:val="00A13407"/>
    <w:rsid w:val="00A13A40"/>
    <w:rsid w:val="00A13BCD"/>
    <w:rsid w:val="00A13F3A"/>
    <w:rsid w:val="00A14010"/>
    <w:rsid w:val="00A145F3"/>
    <w:rsid w:val="00A14EE6"/>
    <w:rsid w:val="00A15308"/>
    <w:rsid w:val="00A161B0"/>
    <w:rsid w:val="00A16B48"/>
    <w:rsid w:val="00A177E5"/>
    <w:rsid w:val="00A20E54"/>
    <w:rsid w:val="00A2142B"/>
    <w:rsid w:val="00A21454"/>
    <w:rsid w:val="00A216AE"/>
    <w:rsid w:val="00A21984"/>
    <w:rsid w:val="00A21A2E"/>
    <w:rsid w:val="00A21BB3"/>
    <w:rsid w:val="00A221E5"/>
    <w:rsid w:val="00A22604"/>
    <w:rsid w:val="00A228B0"/>
    <w:rsid w:val="00A22CD5"/>
    <w:rsid w:val="00A234D7"/>
    <w:rsid w:val="00A24367"/>
    <w:rsid w:val="00A246CA"/>
    <w:rsid w:val="00A24B8B"/>
    <w:rsid w:val="00A24F79"/>
    <w:rsid w:val="00A2528E"/>
    <w:rsid w:val="00A25DA4"/>
    <w:rsid w:val="00A2643F"/>
    <w:rsid w:val="00A26A24"/>
    <w:rsid w:val="00A26AFF"/>
    <w:rsid w:val="00A26C23"/>
    <w:rsid w:val="00A26C24"/>
    <w:rsid w:val="00A27124"/>
    <w:rsid w:val="00A2722A"/>
    <w:rsid w:val="00A27738"/>
    <w:rsid w:val="00A27DB7"/>
    <w:rsid w:val="00A27F63"/>
    <w:rsid w:val="00A300E4"/>
    <w:rsid w:val="00A30509"/>
    <w:rsid w:val="00A305C4"/>
    <w:rsid w:val="00A305F3"/>
    <w:rsid w:val="00A3064E"/>
    <w:rsid w:val="00A30777"/>
    <w:rsid w:val="00A30C4B"/>
    <w:rsid w:val="00A31A26"/>
    <w:rsid w:val="00A31C11"/>
    <w:rsid w:val="00A32DF8"/>
    <w:rsid w:val="00A33017"/>
    <w:rsid w:val="00A336BB"/>
    <w:rsid w:val="00A34010"/>
    <w:rsid w:val="00A35720"/>
    <w:rsid w:val="00A3658D"/>
    <w:rsid w:val="00A36FC2"/>
    <w:rsid w:val="00A3709A"/>
    <w:rsid w:val="00A37509"/>
    <w:rsid w:val="00A3794D"/>
    <w:rsid w:val="00A37DE0"/>
    <w:rsid w:val="00A37E60"/>
    <w:rsid w:val="00A40003"/>
    <w:rsid w:val="00A40942"/>
    <w:rsid w:val="00A40DAA"/>
    <w:rsid w:val="00A41955"/>
    <w:rsid w:val="00A41FAA"/>
    <w:rsid w:val="00A420EA"/>
    <w:rsid w:val="00A426F3"/>
    <w:rsid w:val="00A4311A"/>
    <w:rsid w:val="00A43437"/>
    <w:rsid w:val="00A4350F"/>
    <w:rsid w:val="00A436B9"/>
    <w:rsid w:val="00A436D2"/>
    <w:rsid w:val="00A4395A"/>
    <w:rsid w:val="00A4405C"/>
    <w:rsid w:val="00A4530D"/>
    <w:rsid w:val="00A4546F"/>
    <w:rsid w:val="00A4560B"/>
    <w:rsid w:val="00A45629"/>
    <w:rsid w:val="00A45DC9"/>
    <w:rsid w:val="00A462BE"/>
    <w:rsid w:val="00A4630A"/>
    <w:rsid w:val="00A468E7"/>
    <w:rsid w:val="00A47534"/>
    <w:rsid w:val="00A47FF2"/>
    <w:rsid w:val="00A50282"/>
    <w:rsid w:val="00A50398"/>
    <w:rsid w:val="00A50681"/>
    <w:rsid w:val="00A508A1"/>
    <w:rsid w:val="00A5103E"/>
    <w:rsid w:val="00A51987"/>
    <w:rsid w:val="00A519A6"/>
    <w:rsid w:val="00A51A60"/>
    <w:rsid w:val="00A51C5E"/>
    <w:rsid w:val="00A53425"/>
    <w:rsid w:val="00A5343C"/>
    <w:rsid w:val="00A535B3"/>
    <w:rsid w:val="00A535FB"/>
    <w:rsid w:val="00A539F3"/>
    <w:rsid w:val="00A547DE"/>
    <w:rsid w:val="00A54F3D"/>
    <w:rsid w:val="00A558FC"/>
    <w:rsid w:val="00A572AB"/>
    <w:rsid w:val="00A5744D"/>
    <w:rsid w:val="00A57E19"/>
    <w:rsid w:val="00A602AC"/>
    <w:rsid w:val="00A602CC"/>
    <w:rsid w:val="00A604C7"/>
    <w:rsid w:val="00A604F2"/>
    <w:rsid w:val="00A6053D"/>
    <w:rsid w:val="00A610F0"/>
    <w:rsid w:val="00A61B2A"/>
    <w:rsid w:val="00A6248E"/>
    <w:rsid w:val="00A62EE5"/>
    <w:rsid w:val="00A63313"/>
    <w:rsid w:val="00A63DBB"/>
    <w:rsid w:val="00A63F9A"/>
    <w:rsid w:val="00A654DD"/>
    <w:rsid w:val="00A65EA2"/>
    <w:rsid w:val="00A66042"/>
    <w:rsid w:val="00A663B4"/>
    <w:rsid w:val="00A6663C"/>
    <w:rsid w:val="00A673B2"/>
    <w:rsid w:val="00A674F0"/>
    <w:rsid w:val="00A6755D"/>
    <w:rsid w:val="00A70F6B"/>
    <w:rsid w:val="00A710DA"/>
    <w:rsid w:val="00A71549"/>
    <w:rsid w:val="00A72549"/>
    <w:rsid w:val="00A72C7E"/>
    <w:rsid w:val="00A73011"/>
    <w:rsid w:val="00A730DD"/>
    <w:rsid w:val="00A73439"/>
    <w:rsid w:val="00A74AA3"/>
    <w:rsid w:val="00A74AC8"/>
    <w:rsid w:val="00A74BEE"/>
    <w:rsid w:val="00A74CB3"/>
    <w:rsid w:val="00A75506"/>
    <w:rsid w:val="00A7552E"/>
    <w:rsid w:val="00A75797"/>
    <w:rsid w:val="00A75B7C"/>
    <w:rsid w:val="00A75EA9"/>
    <w:rsid w:val="00A762C7"/>
    <w:rsid w:val="00A76ADE"/>
    <w:rsid w:val="00A76D88"/>
    <w:rsid w:val="00A772A7"/>
    <w:rsid w:val="00A773B9"/>
    <w:rsid w:val="00A804DA"/>
    <w:rsid w:val="00A81389"/>
    <w:rsid w:val="00A8174F"/>
    <w:rsid w:val="00A81CD2"/>
    <w:rsid w:val="00A82D7C"/>
    <w:rsid w:val="00A82E30"/>
    <w:rsid w:val="00A831C6"/>
    <w:rsid w:val="00A84246"/>
    <w:rsid w:val="00A842BE"/>
    <w:rsid w:val="00A84511"/>
    <w:rsid w:val="00A84898"/>
    <w:rsid w:val="00A849AD"/>
    <w:rsid w:val="00A849F4"/>
    <w:rsid w:val="00A84B9C"/>
    <w:rsid w:val="00A853B4"/>
    <w:rsid w:val="00A85415"/>
    <w:rsid w:val="00A855D8"/>
    <w:rsid w:val="00A85C5D"/>
    <w:rsid w:val="00A85E07"/>
    <w:rsid w:val="00A867BA"/>
    <w:rsid w:val="00A86CD7"/>
    <w:rsid w:val="00A872B9"/>
    <w:rsid w:val="00A873E7"/>
    <w:rsid w:val="00A87D66"/>
    <w:rsid w:val="00A9029C"/>
    <w:rsid w:val="00A90B3B"/>
    <w:rsid w:val="00A91224"/>
    <w:rsid w:val="00A914DA"/>
    <w:rsid w:val="00A9173E"/>
    <w:rsid w:val="00A917D6"/>
    <w:rsid w:val="00A91D4D"/>
    <w:rsid w:val="00A91DF4"/>
    <w:rsid w:val="00A927D7"/>
    <w:rsid w:val="00A9285F"/>
    <w:rsid w:val="00A92F56"/>
    <w:rsid w:val="00A92F98"/>
    <w:rsid w:val="00A93268"/>
    <w:rsid w:val="00A9477B"/>
    <w:rsid w:val="00A94C2A"/>
    <w:rsid w:val="00A94C5E"/>
    <w:rsid w:val="00A969C9"/>
    <w:rsid w:val="00A96C7D"/>
    <w:rsid w:val="00A97394"/>
    <w:rsid w:val="00A97B8A"/>
    <w:rsid w:val="00A97D82"/>
    <w:rsid w:val="00AA0527"/>
    <w:rsid w:val="00AA06C4"/>
    <w:rsid w:val="00AA0952"/>
    <w:rsid w:val="00AA09AD"/>
    <w:rsid w:val="00AA1307"/>
    <w:rsid w:val="00AA1F04"/>
    <w:rsid w:val="00AA200D"/>
    <w:rsid w:val="00AA21A1"/>
    <w:rsid w:val="00AA220A"/>
    <w:rsid w:val="00AA24EA"/>
    <w:rsid w:val="00AA30B9"/>
    <w:rsid w:val="00AA3370"/>
    <w:rsid w:val="00AA366A"/>
    <w:rsid w:val="00AA3B86"/>
    <w:rsid w:val="00AA4004"/>
    <w:rsid w:val="00AA42B9"/>
    <w:rsid w:val="00AA4A58"/>
    <w:rsid w:val="00AA5288"/>
    <w:rsid w:val="00AA52FD"/>
    <w:rsid w:val="00AA5813"/>
    <w:rsid w:val="00AA5E33"/>
    <w:rsid w:val="00AA6565"/>
    <w:rsid w:val="00AA7D53"/>
    <w:rsid w:val="00AA7F69"/>
    <w:rsid w:val="00AB026D"/>
    <w:rsid w:val="00AB1947"/>
    <w:rsid w:val="00AB1BC8"/>
    <w:rsid w:val="00AB21D1"/>
    <w:rsid w:val="00AB2496"/>
    <w:rsid w:val="00AB25C7"/>
    <w:rsid w:val="00AB272D"/>
    <w:rsid w:val="00AB31AB"/>
    <w:rsid w:val="00AB31B4"/>
    <w:rsid w:val="00AB3518"/>
    <w:rsid w:val="00AB364E"/>
    <w:rsid w:val="00AB365E"/>
    <w:rsid w:val="00AB36FE"/>
    <w:rsid w:val="00AB3F7E"/>
    <w:rsid w:val="00AB44B4"/>
    <w:rsid w:val="00AB4A15"/>
    <w:rsid w:val="00AB4B17"/>
    <w:rsid w:val="00AB52E5"/>
    <w:rsid w:val="00AB5C3E"/>
    <w:rsid w:val="00AB62E0"/>
    <w:rsid w:val="00AB6415"/>
    <w:rsid w:val="00AB68D0"/>
    <w:rsid w:val="00AB72DE"/>
    <w:rsid w:val="00AB7C11"/>
    <w:rsid w:val="00AC0062"/>
    <w:rsid w:val="00AC0757"/>
    <w:rsid w:val="00AC0B6E"/>
    <w:rsid w:val="00AC19D5"/>
    <w:rsid w:val="00AC1A97"/>
    <w:rsid w:val="00AC1C2E"/>
    <w:rsid w:val="00AC1F60"/>
    <w:rsid w:val="00AC23EA"/>
    <w:rsid w:val="00AC28AF"/>
    <w:rsid w:val="00AC34D0"/>
    <w:rsid w:val="00AC3C9A"/>
    <w:rsid w:val="00AC3DF4"/>
    <w:rsid w:val="00AC3FBB"/>
    <w:rsid w:val="00AC54EA"/>
    <w:rsid w:val="00AC5AD8"/>
    <w:rsid w:val="00AC663D"/>
    <w:rsid w:val="00AC67F0"/>
    <w:rsid w:val="00AC6E91"/>
    <w:rsid w:val="00AC7269"/>
    <w:rsid w:val="00AC7898"/>
    <w:rsid w:val="00AD021A"/>
    <w:rsid w:val="00AD0A73"/>
    <w:rsid w:val="00AD1945"/>
    <w:rsid w:val="00AD1CAB"/>
    <w:rsid w:val="00AD1D2F"/>
    <w:rsid w:val="00AD2354"/>
    <w:rsid w:val="00AD374A"/>
    <w:rsid w:val="00AD3C22"/>
    <w:rsid w:val="00AD3D7F"/>
    <w:rsid w:val="00AD4528"/>
    <w:rsid w:val="00AD4A34"/>
    <w:rsid w:val="00AD4E84"/>
    <w:rsid w:val="00AD51A6"/>
    <w:rsid w:val="00AD5358"/>
    <w:rsid w:val="00AD5F1D"/>
    <w:rsid w:val="00AD6209"/>
    <w:rsid w:val="00AD6AE7"/>
    <w:rsid w:val="00AD7B98"/>
    <w:rsid w:val="00AD7E0B"/>
    <w:rsid w:val="00AE03BC"/>
    <w:rsid w:val="00AE1288"/>
    <w:rsid w:val="00AE1C3A"/>
    <w:rsid w:val="00AE1CCF"/>
    <w:rsid w:val="00AE24CB"/>
    <w:rsid w:val="00AE25EA"/>
    <w:rsid w:val="00AE26BE"/>
    <w:rsid w:val="00AE278F"/>
    <w:rsid w:val="00AE2F35"/>
    <w:rsid w:val="00AE306F"/>
    <w:rsid w:val="00AE32D9"/>
    <w:rsid w:val="00AE3D8A"/>
    <w:rsid w:val="00AE42B7"/>
    <w:rsid w:val="00AE42F9"/>
    <w:rsid w:val="00AE500D"/>
    <w:rsid w:val="00AE541A"/>
    <w:rsid w:val="00AE5712"/>
    <w:rsid w:val="00AE5DAA"/>
    <w:rsid w:val="00AE5F84"/>
    <w:rsid w:val="00AE63E6"/>
    <w:rsid w:val="00AE6CC4"/>
    <w:rsid w:val="00AE7144"/>
    <w:rsid w:val="00AE719D"/>
    <w:rsid w:val="00AE7546"/>
    <w:rsid w:val="00AE775C"/>
    <w:rsid w:val="00AF0218"/>
    <w:rsid w:val="00AF0731"/>
    <w:rsid w:val="00AF09E1"/>
    <w:rsid w:val="00AF09EC"/>
    <w:rsid w:val="00AF0A8D"/>
    <w:rsid w:val="00AF148C"/>
    <w:rsid w:val="00AF24C9"/>
    <w:rsid w:val="00AF2569"/>
    <w:rsid w:val="00AF39D2"/>
    <w:rsid w:val="00AF3A1F"/>
    <w:rsid w:val="00AF3B91"/>
    <w:rsid w:val="00AF3F3A"/>
    <w:rsid w:val="00AF456E"/>
    <w:rsid w:val="00AF4AE2"/>
    <w:rsid w:val="00AF4AF2"/>
    <w:rsid w:val="00AF5142"/>
    <w:rsid w:val="00AF52B4"/>
    <w:rsid w:val="00AF5D64"/>
    <w:rsid w:val="00AF6A62"/>
    <w:rsid w:val="00AF6D12"/>
    <w:rsid w:val="00AF6D35"/>
    <w:rsid w:val="00AF71ED"/>
    <w:rsid w:val="00AF733D"/>
    <w:rsid w:val="00AF7667"/>
    <w:rsid w:val="00AF7D07"/>
    <w:rsid w:val="00AF7EAA"/>
    <w:rsid w:val="00B00393"/>
    <w:rsid w:val="00B00ECD"/>
    <w:rsid w:val="00B014CE"/>
    <w:rsid w:val="00B01873"/>
    <w:rsid w:val="00B0223B"/>
    <w:rsid w:val="00B023E0"/>
    <w:rsid w:val="00B02B7F"/>
    <w:rsid w:val="00B036DC"/>
    <w:rsid w:val="00B04E91"/>
    <w:rsid w:val="00B04E9E"/>
    <w:rsid w:val="00B05051"/>
    <w:rsid w:val="00B050E0"/>
    <w:rsid w:val="00B057AB"/>
    <w:rsid w:val="00B05904"/>
    <w:rsid w:val="00B05B6A"/>
    <w:rsid w:val="00B06A61"/>
    <w:rsid w:val="00B06BF8"/>
    <w:rsid w:val="00B10168"/>
    <w:rsid w:val="00B109E2"/>
    <w:rsid w:val="00B10C15"/>
    <w:rsid w:val="00B10D7B"/>
    <w:rsid w:val="00B111C9"/>
    <w:rsid w:val="00B116F5"/>
    <w:rsid w:val="00B123C5"/>
    <w:rsid w:val="00B12708"/>
    <w:rsid w:val="00B12941"/>
    <w:rsid w:val="00B12C5D"/>
    <w:rsid w:val="00B12F67"/>
    <w:rsid w:val="00B1325C"/>
    <w:rsid w:val="00B1356D"/>
    <w:rsid w:val="00B137F2"/>
    <w:rsid w:val="00B13A6B"/>
    <w:rsid w:val="00B14726"/>
    <w:rsid w:val="00B14C14"/>
    <w:rsid w:val="00B15FDB"/>
    <w:rsid w:val="00B1612E"/>
    <w:rsid w:val="00B166EF"/>
    <w:rsid w:val="00B16910"/>
    <w:rsid w:val="00B16AAE"/>
    <w:rsid w:val="00B16D63"/>
    <w:rsid w:val="00B177FD"/>
    <w:rsid w:val="00B17F6F"/>
    <w:rsid w:val="00B2033C"/>
    <w:rsid w:val="00B20455"/>
    <w:rsid w:val="00B20B4B"/>
    <w:rsid w:val="00B2101E"/>
    <w:rsid w:val="00B212AC"/>
    <w:rsid w:val="00B2142F"/>
    <w:rsid w:val="00B21B3B"/>
    <w:rsid w:val="00B2215A"/>
    <w:rsid w:val="00B22A26"/>
    <w:rsid w:val="00B22F77"/>
    <w:rsid w:val="00B22F79"/>
    <w:rsid w:val="00B23428"/>
    <w:rsid w:val="00B23DB1"/>
    <w:rsid w:val="00B2410B"/>
    <w:rsid w:val="00B24C00"/>
    <w:rsid w:val="00B24CA1"/>
    <w:rsid w:val="00B24E9F"/>
    <w:rsid w:val="00B251E8"/>
    <w:rsid w:val="00B2555E"/>
    <w:rsid w:val="00B25599"/>
    <w:rsid w:val="00B257C9"/>
    <w:rsid w:val="00B25B5E"/>
    <w:rsid w:val="00B2640F"/>
    <w:rsid w:val="00B27145"/>
    <w:rsid w:val="00B27941"/>
    <w:rsid w:val="00B27D79"/>
    <w:rsid w:val="00B27EA5"/>
    <w:rsid w:val="00B27F69"/>
    <w:rsid w:val="00B30031"/>
    <w:rsid w:val="00B30D9C"/>
    <w:rsid w:val="00B30F81"/>
    <w:rsid w:val="00B31972"/>
    <w:rsid w:val="00B31AA0"/>
    <w:rsid w:val="00B31DFD"/>
    <w:rsid w:val="00B31F20"/>
    <w:rsid w:val="00B320F1"/>
    <w:rsid w:val="00B3270A"/>
    <w:rsid w:val="00B33A47"/>
    <w:rsid w:val="00B33A4E"/>
    <w:rsid w:val="00B33A8F"/>
    <w:rsid w:val="00B33AE6"/>
    <w:rsid w:val="00B33CE5"/>
    <w:rsid w:val="00B35280"/>
    <w:rsid w:val="00B36581"/>
    <w:rsid w:val="00B3696F"/>
    <w:rsid w:val="00B376D0"/>
    <w:rsid w:val="00B37814"/>
    <w:rsid w:val="00B3789F"/>
    <w:rsid w:val="00B40520"/>
    <w:rsid w:val="00B40809"/>
    <w:rsid w:val="00B40982"/>
    <w:rsid w:val="00B409F0"/>
    <w:rsid w:val="00B40E2B"/>
    <w:rsid w:val="00B411E0"/>
    <w:rsid w:val="00B4229E"/>
    <w:rsid w:val="00B42477"/>
    <w:rsid w:val="00B426F5"/>
    <w:rsid w:val="00B42F21"/>
    <w:rsid w:val="00B4346A"/>
    <w:rsid w:val="00B43873"/>
    <w:rsid w:val="00B43987"/>
    <w:rsid w:val="00B43CD4"/>
    <w:rsid w:val="00B43F34"/>
    <w:rsid w:val="00B4436E"/>
    <w:rsid w:val="00B443C0"/>
    <w:rsid w:val="00B44B42"/>
    <w:rsid w:val="00B45248"/>
    <w:rsid w:val="00B455EF"/>
    <w:rsid w:val="00B45758"/>
    <w:rsid w:val="00B46374"/>
    <w:rsid w:val="00B46EA2"/>
    <w:rsid w:val="00B475D1"/>
    <w:rsid w:val="00B478C3"/>
    <w:rsid w:val="00B50341"/>
    <w:rsid w:val="00B50730"/>
    <w:rsid w:val="00B50D81"/>
    <w:rsid w:val="00B513B1"/>
    <w:rsid w:val="00B516DD"/>
    <w:rsid w:val="00B51AB1"/>
    <w:rsid w:val="00B51BDE"/>
    <w:rsid w:val="00B51CEA"/>
    <w:rsid w:val="00B51EB8"/>
    <w:rsid w:val="00B52D85"/>
    <w:rsid w:val="00B52E30"/>
    <w:rsid w:val="00B53000"/>
    <w:rsid w:val="00B5391C"/>
    <w:rsid w:val="00B53E9C"/>
    <w:rsid w:val="00B54079"/>
    <w:rsid w:val="00B540E8"/>
    <w:rsid w:val="00B54CAA"/>
    <w:rsid w:val="00B55376"/>
    <w:rsid w:val="00B562FD"/>
    <w:rsid w:val="00B5654F"/>
    <w:rsid w:val="00B56B0E"/>
    <w:rsid w:val="00B56C51"/>
    <w:rsid w:val="00B57106"/>
    <w:rsid w:val="00B5726D"/>
    <w:rsid w:val="00B5737A"/>
    <w:rsid w:val="00B57CA8"/>
    <w:rsid w:val="00B60546"/>
    <w:rsid w:val="00B61404"/>
    <w:rsid w:val="00B614B0"/>
    <w:rsid w:val="00B619B0"/>
    <w:rsid w:val="00B61F5C"/>
    <w:rsid w:val="00B6206B"/>
    <w:rsid w:val="00B626DA"/>
    <w:rsid w:val="00B62E79"/>
    <w:rsid w:val="00B63DC0"/>
    <w:rsid w:val="00B64D88"/>
    <w:rsid w:val="00B65069"/>
    <w:rsid w:val="00B655C3"/>
    <w:rsid w:val="00B66415"/>
    <w:rsid w:val="00B66426"/>
    <w:rsid w:val="00B66709"/>
    <w:rsid w:val="00B66CC7"/>
    <w:rsid w:val="00B66EA9"/>
    <w:rsid w:val="00B67059"/>
    <w:rsid w:val="00B672B4"/>
    <w:rsid w:val="00B678BE"/>
    <w:rsid w:val="00B67D80"/>
    <w:rsid w:val="00B70401"/>
    <w:rsid w:val="00B70571"/>
    <w:rsid w:val="00B70B30"/>
    <w:rsid w:val="00B711F6"/>
    <w:rsid w:val="00B71557"/>
    <w:rsid w:val="00B71A5E"/>
    <w:rsid w:val="00B731B4"/>
    <w:rsid w:val="00B73366"/>
    <w:rsid w:val="00B73C7B"/>
    <w:rsid w:val="00B7473F"/>
    <w:rsid w:val="00B74AE4"/>
    <w:rsid w:val="00B753C8"/>
    <w:rsid w:val="00B7544B"/>
    <w:rsid w:val="00B75467"/>
    <w:rsid w:val="00B76711"/>
    <w:rsid w:val="00B76C26"/>
    <w:rsid w:val="00B76CB1"/>
    <w:rsid w:val="00B80691"/>
    <w:rsid w:val="00B80C1E"/>
    <w:rsid w:val="00B8161E"/>
    <w:rsid w:val="00B81DE1"/>
    <w:rsid w:val="00B82EEC"/>
    <w:rsid w:val="00B8308C"/>
    <w:rsid w:val="00B83123"/>
    <w:rsid w:val="00B8361E"/>
    <w:rsid w:val="00B84189"/>
    <w:rsid w:val="00B84679"/>
    <w:rsid w:val="00B84B1B"/>
    <w:rsid w:val="00B85930"/>
    <w:rsid w:val="00B861AB"/>
    <w:rsid w:val="00B86732"/>
    <w:rsid w:val="00B870F0"/>
    <w:rsid w:val="00B871CD"/>
    <w:rsid w:val="00B8749A"/>
    <w:rsid w:val="00B875D9"/>
    <w:rsid w:val="00B87995"/>
    <w:rsid w:val="00B87D17"/>
    <w:rsid w:val="00B87DF3"/>
    <w:rsid w:val="00B900C9"/>
    <w:rsid w:val="00B913FF"/>
    <w:rsid w:val="00B91717"/>
    <w:rsid w:val="00B91DAF"/>
    <w:rsid w:val="00B93152"/>
    <w:rsid w:val="00B9357F"/>
    <w:rsid w:val="00B939C9"/>
    <w:rsid w:val="00B93B4B"/>
    <w:rsid w:val="00B93BAC"/>
    <w:rsid w:val="00B93F84"/>
    <w:rsid w:val="00B949AC"/>
    <w:rsid w:val="00B94A6C"/>
    <w:rsid w:val="00B94D59"/>
    <w:rsid w:val="00B94FBD"/>
    <w:rsid w:val="00B9655B"/>
    <w:rsid w:val="00B969F8"/>
    <w:rsid w:val="00B96C53"/>
    <w:rsid w:val="00B96E10"/>
    <w:rsid w:val="00B97A43"/>
    <w:rsid w:val="00B97D9C"/>
    <w:rsid w:val="00BA0B57"/>
    <w:rsid w:val="00BA0B7F"/>
    <w:rsid w:val="00BA0C07"/>
    <w:rsid w:val="00BA10BA"/>
    <w:rsid w:val="00BA1406"/>
    <w:rsid w:val="00BA1423"/>
    <w:rsid w:val="00BA156B"/>
    <w:rsid w:val="00BA15AC"/>
    <w:rsid w:val="00BA217F"/>
    <w:rsid w:val="00BA2311"/>
    <w:rsid w:val="00BA234A"/>
    <w:rsid w:val="00BA2BA4"/>
    <w:rsid w:val="00BA386F"/>
    <w:rsid w:val="00BA390E"/>
    <w:rsid w:val="00BA3A20"/>
    <w:rsid w:val="00BA3F38"/>
    <w:rsid w:val="00BA41E9"/>
    <w:rsid w:val="00BA43BF"/>
    <w:rsid w:val="00BA49F5"/>
    <w:rsid w:val="00BA5398"/>
    <w:rsid w:val="00BA5868"/>
    <w:rsid w:val="00BA5EEF"/>
    <w:rsid w:val="00BA601E"/>
    <w:rsid w:val="00BA656F"/>
    <w:rsid w:val="00BA6886"/>
    <w:rsid w:val="00BA6B8B"/>
    <w:rsid w:val="00BA7228"/>
    <w:rsid w:val="00BA78D1"/>
    <w:rsid w:val="00BB0C79"/>
    <w:rsid w:val="00BB0DC0"/>
    <w:rsid w:val="00BB1018"/>
    <w:rsid w:val="00BB2064"/>
    <w:rsid w:val="00BB273A"/>
    <w:rsid w:val="00BB286B"/>
    <w:rsid w:val="00BB2F8A"/>
    <w:rsid w:val="00BB4353"/>
    <w:rsid w:val="00BB45B1"/>
    <w:rsid w:val="00BB4EE4"/>
    <w:rsid w:val="00BB5250"/>
    <w:rsid w:val="00BB5F82"/>
    <w:rsid w:val="00BB61D1"/>
    <w:rsid w:val="00BB7313"/>
    <w:rsid w:val="00BB7436"/>
    <w:rsid w:val="00BB7E36"/>
    <w:rsid w:val="00BC11E4"/>
    <w:rsid w:val="00BC166E"/>
    <w:rsid w:val="00BC1AAD"/>
    <w:rsid w:val="00BC250E"/>
    <w:rsid w:val="00BC37E9"/>
    <w:rsid w:val="00BC3CA4"/>
    <w:rsid w:val="00BC3CA6"/>
    <w:rsid w:val="00BC450E"/>
    <w:rsid w:val="00BC455D"/>
    <w:rsid w:val="00BC46E2"/>
    <w:rsid w:val="00BC4D1D"/>
    <w:rsid w:val="00BC5035"/>
    <w:rsid w:val="00BC5594"/>
    <w:rsid w:val="00BC5696"/>
    <w:rsid w:val="00BC5764"/>
    <w:rsid w:val="00BC631A"/>
    <w:rsid w:val="00BC6882"/>
    <w:rsid w:val="00BC6E5C"/>
    <w:rsid w:val="00BC7016"/>
    <w:rsid w:val="00BC7303"/>
    <w:rsid w:val="00BC7352"/>
    <w:rsid w:val="00BC7E32"/>
    <w:rsid w:val="00BC7FFC"/>
    <w:rsid w:val="00BD06B6"/>
    <w:rsid w:val="00BD080B"/>
    <w:rsid w:val="00BD0C30"/>
    <w:rsid w:val="00BD1471"/>
    <w:rsid w:val="00BD180E"/>
    <w:rsid w:val="00BD191E"/>
    <w:rsid w:val="00BD2A8F"/>
    <w:rsid w:val="00BD36DD"/>
    <w:rsid w:val="00BD3FE5"/>
    <w:rsid w:val="00BD4533"/>
    <w:rsid w:val="00BD5462"/>
    <w:rsid w:val="00BD57A6"/>
    <w:rsid w:val="00BD59E5"/>
    <w:rsid w:val="00BD5B3E"/>
    <w:rsid w:val="00BD5F4C"/>
    <w:rsid w:val="00BD62B1"/>
    <w:rsid w:val="00BD68C9"/>
    <w:rsid w:val="00BD76E1"/>
    <w:rsid w:val="00BD781E"/>
    <w:rsid w:val="00BD7872"/>
    <w:rsid w:val="00BD7897"/>
    <w:rsid w:val="00BE0211"/>
    <w:rsid w:val="00BE03C7"/>
    <w:rsid w:val="00BE127C"/>
    <w:rsid w:val="00BE12B4"/>
    <w:rsid w:val="00BE137D"/>
    <w:rsid w:val="00BE1A64"/>
    <w:rsid w:val="00BE1F32"/>
    <w:rsid w:val="00BE1FBB"/>
    <w:rsid w:val="00BE2533"/>
    <w:rsid w:val="00BE3147"/>
    <w:rsid w:val="00BE344A"/>
    <w:rsid w:val="00BE3593"/>
    <w:rsid w:val="00BE36C3"/>
    <w:rsid w:val="00BE39B4"/>
    <w:rsid w:val="00BE3B5B"/>
    <w:rsid w:val="00BE3F71"/>
    <w:rsid w:val="00BE479E"/>
    <w:rsid w:val="00BE5240"/>
    <w:rsid w:val="00BE563E"/>
    <w:rsid w:val="00BE5907"/>
    <w:rsid w:val="00BE5CC9"/>
    <w:rsid w:val="00BE61CD"/>
    <w:rsid w:val="00BE6E60"/>
    <w:rsid w:val="00BE72E9"/>
    <w:rsid w:val="00BF10D9"/>
    <w:rsid w:val="00BF1227"/>
    <w:rsid w:val="00BF147D"/>
    <w:rsid w:val="00BF1834"/>
    <w:rsid w:val="00BF1A23"/>
    <w:rsid w:val="00BF1F2A"/>
    <w:rsid w:val="00BF26AB"/>
    <w:rsid w:val="00BF2977"/>
    <w:rsid w:val="00BF3146"/>
    <w:rsid w:val="00BF3537"/>
    <w:rsid w:val="00BF3E92"/>
    <w:rsid w:val="00BF4422"/>
    <w:rsid w:val="00BF49B0"/>
    <w:rsid w:val="00BF4F41"/>
    <w:rsid w:val="00BF557A"/>
    <w:rsid w:val="00BF58F9"/>
    <w:rsid w:val="00BF6411"/>
    <w:rsid w:val="00BF6830"/>
    <w:rsid w:val="00BF7ECE"/>
    <w:rsid w:val="00C00E21"/>
    <w:rsid w:val="00C01624"/>
    <w:rsid w:val="00C016EE"/>
    <w:rsid w:val="00C0190B"/>
    <w:rsid w:val="00C01AD1"/>
    <w:rsid w:val="00C01BB3"/>
    <w:rsid w:val="00C02077"/>
    <w:rsid w:val="00C02F5A"/>
    <w:rsid w:val="00C03321"/>
    <w:rsid w:val="00C04357"/>
    <w:rsid w:val="00C049C0"/>
    <w:rsid w:val="00C04ECD"/>
    <w:rsid w:val="00C053E1"/>
    <w:rsid w:val="00C05B58"/>
    <w:rsid w:val="00C06628"/>
    <w:rsid w:val="00C06A58"/>
    <w:rsid w:val="00C07062"/>
    <w:rsid w:val="00C0708A"/>
    <w:rsid w:val="00C07191"/>
    <w:rsid w:val="00C0731D"/>
    <w:rsid w:val="00C0732F"/>
    <w:rsid w:val="00C073FF"/>
    <w:rsid w:val="00C074C8"/>
    <w:rsid w:val="00C07D1E"/>
    <w:rsid w:val="00C102ED"/>
    <w:rsid w:val="00C105E8"/>
    <w:rsid w:val="00C10960"/>
    <w:rsid w:val="00C10CDA"/>
    <w:rsid w:val="00C11B26"/>
    <w:rsid w:val="00C12D0B"/>
    <w:rsid w:val="00C12FBF"/>
    <w:rsid w:val="00C13B2A"/>
    <w:rsid w:val="00C140B0"/>
    <w:rsid w:val="00C14C66"/>
    <w:rsid w:val="00C14DF9"/>
    <w:rsid w:val="00C150F3"/>
    <w:rsid w:val="00C15672"/>
    <w:rsid w:val="00C16838"/>
    <w:rsid w:val="00C16BB2"/>
    <w:rsid w:val="00C16C91"/>
    <w:rsid w:val="00C16CE6"/>
    <w:rsid w:val="00C16F91"/>
    <w:rsid w:val="00C173EA"/>
    <w:rsid w:val="00C17622"/>
    <w:rsid w:val="00C17659"/>
    <w:rsid w:val="00C17960"/>
    <w:rsid w:val="00C17F67"/>
    <w:rsid w:val="00C2040A"/>
    <w:rsid w:val="00C20A58"/>
    <w:rsid w:val="00C20AB7"/>
    <w:rsid w:val="00C21125"/>
    <w:rsid w:val="00C21DF0"/>
    <w:rsid w:val="00C220C5"/>
    <w:rsid w:val="00C22177"/>
    <w:rsid w:val="00C22561"/>
    <w:rsid w:val="00C227AB"/>
    <w:rsid w:val="00C22C83"/>
    <w:rsid w:val="00C22CBD"/>
    <w:rsid w:val="00C22E79"/>
    <w:rsid w:val="00C22FCA"/>
    <w:rsid w:val="00C23199"/>
    <w:rsid w:val="00C239B3"/>
    <w:rsid w:val="00C23B0F"/>
    <w:rsid w:val="00C23C2B"/>
    <w:rsid w:val="00C23DB3"/>
    <w:rsid w:val="00C24469"/>
    <w:rsid w:val="00C24DA8"/>
    <w:rsid w:val="00C257DF"/>
    <w:rsid w:val="00C2591B"/>
    <w:rsid w:val="00C25B15"/>
    <w:rsid w:val="00C2607D"/>
    <w:rsid w:val="00C262B2"/>
    <w:rsid w:val="00C264C1"/>
    <w:rsid w:val="00C26836"/>
    <w:rsid w:val="00C26897"/>
    <w:rsid w:val="00C269CE"/>
    <w:rsid w:val="00C26CB5"/>
    <w:rsid w:val="00C26DE9"/>
    <w:rsid w:val="00C2774D"/>
    <w:rsid w:val="00C27DF0"/>
    <w:rsid w:val="00C31983"/>
    <w:rsid w:val="00C31B1F"/>
    <w:rsid w:val="00C32326"/>
    <w:rsid w:val="00C32DB8"/>
    <w:rsid w:val="00C33B66"/>
    <w:rsid w:val="00C33F36"/>
    <w:rsid w:val="00C34B2A"/>
    <w:rsid w:val="00C34D24"/>
    <w:rsid w:val="00C355E0"/>
    <w:rsid w:val="00C36336"/>
    <w:rsid w:val="00C364C9"/>
    <w:rsid w:val="00C36A47"/>
    <w:rsid w:val="00C37045"/>
    <w:rsid w:val="00C37317"/>
    <w:rsid w:val="00C375C9"/>
    <w:rsid w:val="00C37D13"/>
    <w:rsid w:val="00C37D1F"/>
    <w:rsid w:val="00C40752"/>
    <w:rsid w:val="00C40825"/>
    <w:rsid w:val="00C40DCD"/>
    <w:rsid w:val="00C41550"/>
    <w:rsid w:val="00C418D9"/>
    <w:rsid w:val="00C42410"/>
    <w:rsid w:val="00C43D6B"/>
    <w:rsid w:val="00C43EA8"/>
    <w:rsid w:val="00C4408D"/>
    <w:rsid w:val="00C44AA9"/>
    <w:rsid w:val="00C44D6C"/>
    <w:rsid w:val="00C44F27"/>
    <w:rsid w:val="00C450BE"/>
    <w:rsid w:val="00C45876"/>
    <w:rsid w:val="00C462A6"/>
    <w:rsid w:val="00C4671C"/>
    <w:rsid w:val="00C469EF"/>
    <w:rsid w:val="00C50473"/>
    <w:rsid w:val="00C527E9"/>
    <w:rsid w:val="00C537A1"/>
    <w:rsid w:val="00C53A7D"/>
    <w:rsid w:val="00C53BA5"/>
    <w:rsid w:val="00C53BEE"/>
    <w:rsid w:val="00C53EAA"/>
    <w:rsid w:val="00C54A1E"/>
    <w:rsid w:val="00C54C47"/>
    <w:rsid w:val="00C54DA1"/>
    <w:rsid w:val="00C55C4C"/>
    <w:rsid w:val="00C56165"/>
    <w:rsid w:val="00C561DE"/>
    <w:rsid w:val="00C5687F"/>
    <w:rsid w:val="00C568BE"/>
    <w:rsid w:val="00C56E43"/>
    <w:rsid w:val="00C56EB9"/>
    <w:rsid w:val="00C57718"/>
    <w:rsid w:val="00C57CBF"/>
    <w:rsid w:val="00C60019"/>
    <w:rsid w:val="00C602AE"/>
    <w:rsid w:val="00C602C2"/>
    <w:rsid w:val="00C615BA"/>
    <w:rsid w:val="00C616D5"/>
    <w:rsid w:val="00C61BBE"/>
    <w:rsid w:val="00C61F7E"/>
    <w:rsid w:val="00C62894"/>
    <w:rsid w:val="00C62BC7"/>
    <w:rsid w:val="00C632EA"/>
    <w:rsid w:val="00C636BD"/>
    <w:rsid w:val="00C63FC8"/>
    <w:rsid w:val="00C6463B"/>
    <w:rsid w:val="00C64A9A"/>
    <w:rsid w:val="00C64BA6"/>
    <w:rsid w:val="00C65281"/>
    <w:rsid w:val="00C6577E"/>
    <w:rsid w:val="00C66070"/>
    <w:rsid w:val="00C661ED"/>
    <w:rsid w:val="00C66A49"/>
    <w:rsid w:val="00C66FFD"/>
    <w:rsid w:val="00C671AD"/>
    <w:rsid w:val="00C67F94"/>
    <w:rsid w:val="00C702B4"/>
    <w:rsid w:val="00C7063E"/>
    <w:rsid w:val="00C7069E"/>
    <w:rsid w:val="00C7092C"/>
    <w:rsid w:val="00C70C7B"/>
    <w:rsid w:val="00C71B09"/>
    <w:rsid w:val="00C72668"/>
    <w:rsid w:val="00C72979"/>
    <w:rsid w:val="00C72B03"/>
    <w:rsid w:val="00C72DEF"/>
    <w:rsid w:val="00C733C6"/>
    <w:rsid w:val="00C73962"/>
    <w:rsid w:val="00C7419F"/>
    <w:rsid w:val="00C74205"/>
    <w:rsid w:val="00C74A33"/>
    <w:rsid w:val="00C75079"/>
    <w:rsid w:val="00C7562D"/>
    <w:rsid w:val="00C75681"/>
    <w:rsid w:val="00C757CD"/>
    <w:rsid w:val="00C76A1E"/>
    <w:rsid w:val="00C76B6E"/>
    <w:rsid w:val="00C76EB0"/>
    <w:rsid w:val="00C77032"/>
    <w:rsid w:val="00C77485"/>
    <w:rsid w:val="00C77AAC"/>
    <w:rsid w:val="00C77F40"/>
    <w:rsid w:val="00C803E0"/>
    <w:rsid w:val="00C8139E"/>
    <w:rsid w:val="00C818D3"/>
    <w:rsid w:val="00C81ADA"/>
    <w:rsid w:val="00C81D65"/>
    <w:rsid w:val="00C82188"/>
    <w:rsid w:val="00C821E8"/>
    <w:rsid w:val="00C822D3"/>
    <w:rsid w:val="00C8259B"/>
    <w:rsid w:val="00C8313A"/>
    <w:rsid w:val="00C84B08"/>
    <w:rsid w:val="00C84CF7"/>
    <w:rsid w:val="00C84D23"/>
    <w:rsid w:val="00C84D5A"/>
    <w:rsid w:val="00C85427"/>
    <w:rsid w:val="00C85E5D"/>
    <w:rsid w:val="00C86A31"/>
    <w:rsid w:val="00C86CBD"/>
    <w:rsid w:val="00C86E8A"/>
    <w:rsid w:val="00C86EA2"/>
    <w:rsid w:val="00C86F9B"/>
    <w:rsid w:val="00C87021"/>
    <w:rsid w:val="00C876B2"/>
    <w:rsid w:val="00C8787E"/>
    <w:rsid w:val="00C90191"/>
    <w:rsid w:val="00C909F0"/>
    <w:rsid w:val="00C9128D"/>
    <w:rsid w:val="00C91813"/>
    <w:rsid w:val="00C91C7D"/>
    <w:rsid w:val="00C923A5"/>
    <w:rsid w:val="00C9260C"/>
    <w:rsid w:val="00C92EB5"/>
    <w:rsid w:val="00C93A9D"/>
    <w:rsid w:val="00C94148"/>
    <w:rsid w:val="00C94623"/>
    <w:rsid w:val="00C94D50"/>
    <w:rsid w:val="00C958CC"/>
    <w:rsid w:val="00C95B01"/>
    <w:rsid w:val="00C95E55"/>
    <w:rsid w:val="00C96122"/>
    <w:rsid w:val="00C96273"/>
    <w:rsid w:val="00C96992"/>
    <w:rsid w:val="00C969D0"/>
    <w:rsid w:val="00C96FD4"/>
    <w:rsid w:val="00C974BE"/>
    <w:rsid w:val="00C97768"/>
    <w:rsid w:val="00C97EAE"/>
    <w:rsid w:val="00C97F8E"/>
    <w:rsid w:val="00C97FEF"/>
    <w:rsid w:val="00CA0175"/>
    <w:rsid w:val="00CA04CD"/>
    <w:rsid w:val="00CA0A08"/>
    <w:rsid w:val="00CA10F0"/>
    <w:rsid w:val="00CA1A52"/>
    <w:rsid w:val="00CA278D"/>
    <w:rsid w:val="00CA2AB9"/>
    <w:rsid w:val="00CA3366"/>
    <w:rsid w:val="00CA3889"/>
    <w:rsid w:val="00CA3DDF"/>
    <w:rsid w:val="00CA4939"/>
    <w:rsid w:val="00CA4943"/>
    <w:rsid w:val="00CA4C2C"/>
    <w:rsid w:val="00CA548F"/>
    <w:rsid w:val="00CA571C"/>
    <w:rsid w:val="00CA57DB"/>
    <w:rsid w:val="00CA6076"/>
    <w:rsid w:val="00CA668B"/>
    <w:rsid w:val="00CA67E2"/>
    <w:rsid w:val="00CA6A5B"/>
    <w:rsid w:val="00CA6D45"/>
    <w:rsid w:val="00CA754E"/>
    <w:rsid w:val="00CA7E75"/>
    <w:rsid w:val="00CB0B2F"/>
    <w:rsid w:val="00CB0E14"/>
    <w:rsid w:val="00CB130C"/>
    <w:rsid w:val="00CB170F"/>
    <w:rsid w:val="00CB2407"/>
    <w:rsid w:val="00CB26FC"/>
    <w:rsid w:val="00CB2A0B"/>
    <w:rsid w:val="00CB3199"/>
    <w:rsid w:val="00CB31C6"/>
    <w:rsid w:val="00CB3392"/>
    <w:rsid w:val="00CB3BA5"/>
    <w:rsid w:val="00CB3DB1"/>
    <w:rsid w:val="00CB3E60"/>
    <w:rsid w:val="00CB3F79"/>
    <w:rsid w:val="00CB52B4"/>
    <w:rsid w:val="00CB6B75"/>
    <w:rsid w:val="00CB718F"/>
    <w:rsid w:val="00CB721E"/>
    <w:rsid w:val="00CB75A1"/>
    <w:rsid w:val="00CB7E1F"/>
    <w:rsid w:val="00CC0EFD"/>
    <w:rsid w:val="00CC103A"/>
    <w:rsid w:val="00CC12DD"/>
    <w:rsid w:val="00CC172F"/>
    <w:rsid w:val="00CC1966"/>
    <w:rsid w:val="00CC1AB5"/>
    <w:rsid w:val="00CC1D6D"/>
    <w:rsid w:val="00CC226F"/>
    <w:rsid w:val="00CC22FC"/>
    <w:rsid w:val="00CC23CD"/>
    <w:rsid w:val="00CC29BE"/>
    <w:rsid w:val="00CC2B54"/>
    <w:rsid w:val="00CC2FAA"/>
    <w:rsid w:val="00CC33DF"/>
    <w:rsid w:val="00CC34E4"/>
    <w:rsid w:val="00CC3584"/>
    <w:rsid w:val="00CC3DAA"/>
    <w:rsid w:val="00CC3DB2"/>
    <w:rsid w:val="00CC3EDE"/>
    <w:rsid w:val="00CC3FB0"/>
    <w:rsid w:val="00CC3FB3"/>
    <w:rsid w:val="00CC41B6"/>
    <w:rsid w:val="00CC44C9"/>
    <w:rsid w:val="00CC5B1F"/>
    <w:rsid w:val="00CC5C26"/>
    <w:rsid w:val="00CC5D0D"/>
    <w:rsid w:val="00CC65F5"/>
    <w:rsid w:val="00CC6CD0"/>
    <w:rsid w:val="00CC79D8"/>
    <w:rsid w:val="00CC7B05"/>
    <w:rsid w:val="00CC7CE2"/>
    <w:rsid w:val="00CC7F11"/>
    <w:rsid w:val="00CD074B"/>
    <w:rsid w:val="00CD0ED7"/>
    <w:rsid w:val="00CD1ABA"/>
    <w:rsid w:val="00CD23C8"/>
    <w:rsid w:val="00CD2DC2"/>
    <w:rsid w:val="00CD2EBA"/>
    <w:rsid w:val="00CD3084"/>
    <w:rsid w:val="00CD3138"/>
    <w:rsid w:val="00CD37A9"/>
    <w:rsid w:val="00CD39CC"/>
    <w:rsid w:val="00CD3CEB"/>
    <w:rsid w:val="00CD3ED1"/>
    <w:rsid w:val="00CD4046"/>
    <w:rsid w:val="00CD408A"/>
    <w:rsid w:val="00CD4A99"/>
    <w:rsid w:val="00CD4FCB"/>
    <w:rsid w:val="00CD5144"/>
    <w:rsid w:val="00CD58F5"/>
    <w:rsid w:val="00CD676D"/>
    <w:rsid w:val="00CD717C"/>
    <w:rsid w:val="00CD75C5"/>
    <w:rsid w:val="00CE025B"/>
    <w:rsid w:val="00CE035C"/>
    <w:rsid w:val="00CE09C8"/>
    <w:rsid w:val="00CE0D34"/>
    <w:rsid w:val="00CE10FE"/>
    <w:rsid w:val="00CE126E"/>
    <w:rsid w:val="00CE1590"/>
    <w:rsid w:val="00CE160A"/>
    <w:rsid w:val="00CE21C4"/>
    <w:rsid w:val="00CE234C"/>
    <w:rsid w:val="00CE272E"/>
    <w:rsid w:val="00CE30D3"/>
    <w:rsid w:val="00CE3197"/>
    <w:rsid w:val="00CE32D4"/>
    <w:rsid w:val="00CE3A38"/>
    <w:rsid w:val="00CE4507"/>
    <w:rsid w:val="00CE48FB"/>
    <w:rsid w:val="00CE4B63"/>
    <w:rsid w:val="00CE4F82"/>
    <w:rsid w:val="00CE5A57"/>
    <w:rsid w:val="00CE5F6D"/>
    <w:rsid w:val="00CE6035"/>
    <w:rsid w:val="00CE6194"/>
    <w:rsid w:val="00CE6B59"/>
    <w:rsid w:val="00CF01E7"/>
    <w:rsid w:val="00CF04FC"/>
    <w:rsid w:val="00CF0CC7"/>
    <w:rsid w:val="00CF0ED9"/>
    <w:rsid w:val="00CF1B7E"/>
    <w:rsid w:val="00CF1E13"/>
    <w:rsid w:val="00CF2B5F"/>
    <w:rsid w:val="00CF33C0"/>
    <w:rsid w:val="00CF3507"/>
    <w:rsid w:val="00CF39FE"/>
    <w:rsid w:val="00CF3D8B"/>
    <w:rsid w:val="00CF4062"/>
    <w:rsid w:val="00CF4169"/>
    <w:rsid w:val="00CF4B93"/>
    <w:rsid w:val="00CF660D"/>
    <w:rsid w:val="00CF6B0B"/>
    <w:rsid w:val="00CF70C5"/>
    <w:rsid w:val="00CF7210"/>
    <w:rsid w:val="00CF723C"/>
    <w:rsid w:val="00CF7A31"/>
    <w:rsid w:val="00CF7D73"/>
    <w:rsid w:val="00D002A3"/>
    <w:rsid w:val="00D00377"/>
    <w:rsid w:val="00D00D3F"/>
    <w:rsid w:val="00D01382"/>
    <w:rsid w:val="00D01D6C"/>
    <w:rsid w:val="00D032FF"/>
    <w:rsid w:val="00D0336A"/>
    <w:rsid w:val="00D03653"/>
    <w:rsid w:val="00D0397E"/>
    <w:rsid w:val="00D04690"/>
    <w:rsid w:val="00D049CF"/>
    <w:rsid w:val="00D05C3A"/>
    <w:rsid w:val="00D05DA9"/>
    <w:rsid w:val="00D0618C"/>
    <w:rsid w:val="00D06248"/>
    <w:rsid w:val="00D06799"/>
    <w:rsid w:val="00D07151"/>
    <w:rsid w:val="00D07EE3"/>
    <w:rsid w:val="00D10184"/>
    <w:rsid w:val="00D1073D"/>
    <w:rsid w:val="00D10D5E"/>
    <w:rsid w:val="00D1139D"/>
    <w:rsid w:val="00D1166C"/>
    <w:rsid w:val="00D11BD5"/>
    <w:rsid w:val="00D1245E"/>
    <w:rsid w:val="00D12AC1"/>
    <w:rsid w:val="00D12E3F"/>
    <w:rsid w:val="00D130AA"/>
    <w:rsid w:val="00D130E4"/>
    <w:rsid w:val="00D13602"/>
    <w:rsid w:val="00D13713"/>
    <w:rsid w:val="00D138EA"/>
    <w:rsid w:val="00D139FA"/>
    <w:rsid w:val="00D141C9"/>
    <w:rsid w:val="00D143CD"/>
    <w:rsid w:val="00D14AE4"/>
    <w:rsid w:val="00D15A0B"/>
    <w:rsid w:val="00D15BA2"/>
    <w:rsid w:val="00D15D3D"/>
    <w:rsid w:val="00D167D6"/>
    <w:rsid w:val="00D201C6"/>
    <w:rsid w:val="00D2046F"/>
    <w:rsid w:val="00D2089B"/>
    <w:rsid w:val="00D20974"/>
    <w:rsid w:val="00D20E60"/>
    <w:rsid w:val="00D21911"/>
    <w:rsid w:val="00D21DCC"/>
    <w:rsid w:val="00D225A5"/>
    <w:rsid w:val="00D22896"/>
    <w:rsid w:val="00D2292B"/>
    <w:rsid w:val="00D22B44"/>
    <w:rsid w:val="00D23D84"/>
    <w:rsid w:val="00D23DF1"/>
    <w:rsid w:val="00D23FDA"/>
    <w:rsid w:val="00D2410B"/>
    <w:rsid w:val="00D2496B"/>
    <w:rsid w:val="00D24D3C"/>
    <w:rsid w:val="00D2513C"/>
    <w:rsid w:val="00D2537E"/>
    <w:rsid w:val="00D254C7"/>
    <w:rsid w:val="00D25C9F"/>
    <w:rsid w:val="00D265C8"/>
    <w:rsid w:val="00D26758"/>
    <w:rsid w:val="00D26BFD"/>
    <w:rsid w:val="00D27354"/>
    <w:rsid w:val="00D27757"/>
    <w:rsid w:val="00D277F0"/>
    <w:rsid w:val="00D301E4"/>
    <w:rsid w:val="00D30560"/>
    <w:rsid w:val="00D30F58"/>
    <w:rsid w:val="00D326DE"/>
    <w:rsid w:val="00D33393"/>
    <w:rsid w:val="00D345E8"/>
    <w:rsid w:val="00D34C2E"/>
    <w:rsid w:val="00D34FED"/>
    <w:rsid w:val="00D35172"/>
    <w:rsid w:val="00D3584D"/>
    <w:rsid w:val="00D36554"/>
    <w:rsid w:val="00D3726C"/>
    <w:rsid w:val="00D3727E"/>
    <w:rsid w:val="00D37D29"/>
    <w:rsid w:val="00D402C9"/>
    <w:rsid w:val="00D4048F"/>
    <w:rsid w:val="00D40595"/>
    <w:rsid w:val="00D40A97"/>
    <w:rsid w:val="00D40EEC"/>
    <w:rsid w:val="00D40F0B"/>
    <w:rsid w:val="00D40FEE"/>
    <w:rsid w:val="00D411E4"/>
    <w:rsid w:val="00D41679"/>
    <w:rsid w:val="00D41ED6"/>
    <w:rsid w:val="00D41FA3"/>
    <w:rsid w:val="00D421EC"/>
    <w:rsid w:val="00D4398A"/>
    <w:rsid w:val="00D4492B"/>
    <w:rsid w:val="00D44B4D"/>
    <w:rsid w:val="00D44BDF"/>
    <w:rsid w:val="00D452BE"/>
    <w:rsid w:val="00D45C99"/>
    <w:rsid w:val="00D46029"/>
    <w:rsid w:val="00D46155"/>
    <w:rsid w:val="00D46257"/>
    <w:rsid w:val="00D467B2"/>
    <w:rsid w:val="00D46C02"/>
    <w:rsid w:val="00D476E2"/>
    <w:rsid w:val="00D505B1"/>
    <w:rsid w:val="00D51266"/>
    <w:rsid w:val="00D514BF"/>
    <w:rsid w:val="00D51B1F"/>
    <w:rsid w:val="00D51BF4"/>
    <w:rsid w:val="00D51E09"/>
    <w:rsid w:val="00D51EDB"/>
    <w:rsid w:val="00D522D4"/>
    <w:rsid w:val="00D528C1"/>
    <w:rsid w:val="00D53462"/>
    <w:rsid w:val="00D53CDA"/>
    <w:rsid w:val="00D53EFF"/>
    <w:rsid w:val="00D5441F"/>
    <w:rsid w:val="00D54F83"/>
    <w:rsid w:val="00D553FD"/>
    <w:rsid w:val="00D55967"/>
    <w:rsid w:val="00D55A95"/>
    <w:rsid w:val="00D561C7"/>
    <w:rsid w:val="00D5685C"/>
    <w:rsid w:val="00D569DA"/>
    <w:rsid w:val="00D56A40"/>
    <w:rsid w:val="00D56AE8"/>
    <w:rsid w:val="00D56C2C"/>
    <w:rsid w:val="00D57A4E"/>
    <w:rsid w:val="00D57B29"/>
    <w:rsid w:val="00D60169"/>
    <w:rsid w:val="00D609C2"/>
    <w:rsid w:val="00D61266"/>
    <w:rsid w:val="00D612B6"/>
    <w:rsid w:val="00D6136D"/>
    <w:rsid w:val="00D616F6"/>
    <w:rsid w:val="00D618DF"/>
    <w:rsid w:val="00D61B73"/>
    <w:rsid w:val="00D61C73"/>
    <w:rsid w:val="00D61C90"/>
    <w:rsid w:val="00D6216E"/>
    <w:rsid w:val="00D6262A"/>
    <w:rsid w:val="00D62C63"/>
    <w:rsid w:val="00D638A9"/>
    <w:rsid w:val="00D63A14"/>
    <w:rsid w:val="00D6435D"/>
    <w:rsid w:val="00D64934"/>
    <w:rsid w:val="00D64993"/>
    <w:rsid w:val="00D64EC0"/>
    <w:rsid w:val="00D65142"/>
    <w:rsid w:val="00D651C3"/>
    <w:rsid w:val="00D656F4"/>
    <w:rsid w:val="00D65871"/>
    <w:rsid w:val="00D65BB0"/>
    <w:rsid w:val="00D65BC3"/>
    <w:rsid w:val="00D65E81"/>
    <w:rsid w:val="00D65F56"/>
    <w:rsid w:val="00D65F6E"/>
    <w:rsid w:val="00D65FC2"/>
    <w:rsid w:val="00D671B2"/>
    <w:rsid w:val="00D67372"/>
    <w:rsid w:val="00D673CE"/>
    <w:rsid w:val="00D6740A"/>
    <w:rsid w:val="00D674E6"/>
    <w:rsid w:val="00D703F8"/>
    <w:rsid w:val="00D70AB9"/>
    <w:rsid w:val="00D70CC4"/>
    <w:rsid w:val="00D70D53"/>
    <w:rsid w:val="00D70D6D"/>
    <w:rsid w:val="00D713B5"/>
    <w:rsid w:val="00D713D2"/>
    <w:rsid w:val="00D71490"/>
    <w:rsid w:val="00D717BC"/>
    <w:rsid w:val="00D71A3A"/>
    <w:rsid w:val="00D71D4C"/>
    <w:rsid w:val="00D721F1"/>
    <w:rsid w:val="00D72458"/>
    <w:rsid w:val="00D72669"/>
    <w:rsid w:val="00D7289E"/>
    <w:rsid w:val="00D72C6B"/>
    <w:rsid w:val="00D7336D"/>
    <w:rsid w:val="00D7339F"/>
    <w:rsid w:val="00D735AB"/>
    <w:rsid w:val="00D73BFE"/>
    <w:rsid w:val="00D73C82"/>
    <w:rsid w:val="00D73CDD"/>
    <w:rsid w:val="00D73DDC"/>
    <w:rsid w:val="00D73ED2"/>
    <w:rsid w:val="00D742B3"/>
    <w:rsid w:val="00D745C1"/>
    <w:rsid w:val="00D7478F"/>
    <w:rsid w:val="00D74D79"/>
    <w:rsid w:val="00D750AC"/>
    <w:rsid w:val="00D75C14"/>
    <w:rsid w:val="00D769CF"/>
    <w:rsid w:val="00D77680"/>
    <w:rsid w:val="00D77DCB"/>
    <w:rsid w:val="00D8019B"/>
    <w:rsid w:val="00D80D23"/>
    <w:rsid w:val="00D815F7"/>
    <w:rsid w:val="00D8186B"/>
    <w:rsid w:val="00D81DFD"/>
    <w:rsid w:val="00D821E3"/>
    <w:rsid w:val="00D825AD"/>
    <w:rsid w:val="00D826AB"/>
    <w:rsid w:val="00D82B9C"/>
    <w:rsid w:val="00D82E4E"/>
    <w:rsid w:val="00D83A29"/>
    <w:rsid w:val="00D840AB"/>
    <w:rsid w:val="00D8434E"/>
    <w:rsid w:val="00D84C07"/>
    <w:rsid w:val="00D84D83"/>
    <w:rsid w:val="00D84FC9"/>
    <w:rsid w:val="00D8508D"/>
    <w:rsid w:val="00D8570A"/>
    <w:rsid w:val="00D85B35"/>
    <w:rsid w:val="00D85BB4"/>
    <w:rsid w:val="00D8671B"/>
    <w:rsid w:val="00D868F8"/>
    <w:rsid w:val="00D869B1"/>
    <w:rsid w:val="00D86FEA"/>
    <w:rsid w:val="00D870BF"/>
    <w:rsid w:val="00D87F2A"/>
    <w:rsid w:val="00D908C1"/>
    <w:rsid w:val="00D90D11"/>
    <w:rsid w:val="00D90E56"/>
    <w:rsid w:val="00D91518"/>
    <w:rsid w:val="00D91844"/>
    <w:rsid w:val="00D92788"/>
    <w:rsid w:val="00D92FAB"/>
    <w:rsid w:val="00D93304"/>
    <w:rsid w:val="00D9346B"/>
    <w:rsid w:val="00D934F9"/>
    <w:rsid w:val="00D943FF"/>
    <w:rsid w:val="00D9449F"/>
    <w:rsid w:val="00D944DC"/>
    <w:rsid w:val="00D9475B"/>
    <w:rsid w:val="00D94966"/>
    <w:rsid w:val="00D94DAC"/>
    <w:rsid w:val="00D95028"/>
    <w:rsid w:val="00D9571A"/>
    <w:rsid w:val="00D95B2B"/>
    <w:rsid w:val="00D9690F"/>
    <w:rsid w:val="00D96CD6"/>
    <w:rsid w:val="00D97AED"/>
    <w:rsid w:val="00DA194C"/>
    <w:rsid w:val="00DA1BB1"/>
    <w:rsid w:val="00DA200D"/>
    <w:rsid w:val="00DA26C7"/>
    <w:rsid w:val="00DA2BA5"/>
    <w:rsid w:val="00DA352B"/>
    <w:rsid w:val="00DA3A68"/>
    <w:rsid w:val="00DA4143"/>
    <w:rsid w:val="00DA4156"/>
    <w:rsid w:val="00DA4573"/>
    <w:rsid w:val="00DA477A"/>
    <w:rsid w:val="00DA4BE9"/>
    <w:rsid w:val="00DA4F66"/>
    <w:rsid w:val="00DA54E6"/>
    <w:rsid w:val="00DA596B"/>
    <w:rsid w:val="00DA608E"/>
    <w:rsid w:val="00DA6314"/>
    <w:rsid w:val="00DA6DD1"/>
    <w:rsid w:val="00DA73E0"/>
    <w:rsid w:val="00DA7E37"/>
    <w:rsid w:val="00DB0186"/>
    <w:rsid w:val="00DB01AF"/>
    <w:rsid w:val="00DB01E0"/>
    <w:rsid w:val="00DB05C3"/>
    <w:rsid w:val="00DB0686"/>
    <w:rsid w:val="00DB1138"/>
    <w:rsid w:val="00DB13A5"/>
    <w:rsid w:val="00DB1BDA"/>
    <w:rsid w:val="00DB1F09"/>
    <w:rsid w:val="00DB22F5"/>
    <w:rsid w:val="00DB29F5"/>
    <w:rsid w:val="00DB2D31"/>
    <w:rsid w:val="00DB2F57"/>
    <w:rsid w:val="00DB35D6"/>
    <w:rsid w:val="00DB3C7A"/>
    <w:rsid w:val="00DB44EC"/>
    <w:rsid w:val="00DB457C"/>
    <w:rsid w:val="00DB45E0"/>
    <w:rsid w:val="00DB4BEC"/>
    <w:rsid w:val="00DB4E20"/>
    <w:rsid w:val="00DB4E5D"/>
    <w:rsid w:val="00DB4F99"/>
    <w:rsid w:val="00DB5208"/>
    <w:rsid w:val="00DB54C5"/>
    <w:rsid w:val="00DB625C"/>
    <w:rsid w:val="00DB64FC"/>
    <w:rsid w:val="00DB665C"/>
    <w:rsid w:val="00DB6814"/>
    <w:rsid w:val="00DB6D01"/>
    <w:rsid w:val="00DB74B9"/>
    <w:rsid w:val="00DB7713"/>
    <w:rsid w:val="00DC009A"/>
    <w:rsid w:val="00DC0962"/>
    <w:rsid w:val="00DC0C15"/>
    <w:rsid w:val="00DC1343"/>
    <w:rsid w:val="00DC1627"/>
    <w:rsid w:val="00DC1F30"/>
    <w:rsid w:val="00DC24C8"/>
    <w:rsid w:val="00DC2C39"/>
    <w:rsid w:val="00DC2CAA"/>
    <w:rsid w:val="00DC2D7B"/>
    <w:rsid w:val="00DC30FC"/>
    <w:rsid w:val="00DC32B2"/>
    <w:rsid w:val="00DC342D"/>
    <w:rsid w:val="00DC349E"/>
    <w:rsid w:val="00DC3A82"/>
    <w:rsid w:val="00DC587C"/>
    <w:rsid w:val="00DC5B94"/>
    <w:rsid w:val="00DC6920"/>
    <w:rsid w:val="00DC6A73"/>
    <w:rsid w:val="00DC6E1D"/>
    <w:rsid w:val="00DC70E7"/>
    <w:rsid w:val="00DC7444"/>
    <w:rsid w:val="00DC7BE2"/>
    <w:rsid w:val="00DD06C7"/>
    <w:rsid w:val="00DD0997"/>
    <w:rsid w:val="00DD0CBC"/>
    <w:rsid w:val="00DD0F77"/>
    <w:rsid w:val="00DD17D4"/>
    <w:rsid w:val="00DD1C42"/>
    <w:rsid w:val="00DD1D18"/>
    <w:rsid w:val="00DD2564"/>
    <w:rsid w:val="00DD2940"/>
    <w:rsid w:val="00DD36F3"/>
    <w:rsid w:val="00DD39A9"/>
    <w:rsid w:val="00DD3E59"/>
    <w:rsid w:val="00DD563B"/>
    <w:rsid w:val="00DD5A0B"/>
    <w:rsid w:val="00DD5D1C"/>
    <w:rsid w:val="00DD6899"/>
    <w:rsid w:val="00DD7A11"/>
    <w:rsid w:val="00DD7A36"/>
    <w:rsid w:val="00DE017B"/>
    <w:rsid w:val="00DE0CA9"/>
    <w:rsid w:val="00DE1F73"/>
    <w:rsid w:val="00DE2265"/>
    <w:rsid w:val="00DE2350"/>
    <w:rsid w:val="00DE2CA6"/>
    <w:rsid w:val="00DE3016"/>
    <w:rsid w:val="00DE3240"/>
    <w:rsid w:val="00DE38E2"/>
    <w:rsid w:val="00DE3EFA"/>
    <w:rsid w:val="00DE45BB"/>
    <w:rsid w:val="00DE47E1"/>
    <w:rsid w:val="00DE4C6F"/>
    <w:rsid w:val="00DE5137"/>
    <w:rsid w:val="00DE516E"/>
    <w:rsid w:val="00DE5460"/>
    <w:rsid w:val="00DE5ABE"/>
    <w:rsid w:val="00DE631D"/>
    <w:rsid w:val="00DE69C5"/>
    <w:rsid w:val="00DE71C8"/>
    <w:rsid w:val="00DE71E4"/>
    <w:rsid w:val="00DE7BD6"/>
    <w:rsid w:val="00DE7D53"/>
    <w:rsid w:val="00DE7F5A"/>
    <w:rsid w:val="00DF00DA"/>
    <w:rsid w:val="00DF06ED"/>
    <w:rsid w:val="00DF0756"/>
    <w:rsid w:val="00DF1E6F"/>
    <w:rsid w:val="00DF1F23"/>
    <w:rsid w:val="00DF2969"/>
    <w:rsid w:val="00DF2E37"/>
    <w:rsid w:val="00DF2ECA"/>
    <w:rsid w:val="00DF3DCF"/>
    <w:rsid w:val="00DF42F2"/>
    <w:rsid w:val="00DF43E8"/>
    <w:rsid w:val="00DF47B5"/>
    <w:rsid w:val="00DF4805"/>
    <w:rsid w:val="00DF4B81"/>
    <w:rsid w:val="00DF508F"/>
    <w:rsid w:val="00DF572E"/>
    <w:rsid w:val="00DF5BDD"/>
    <w:rsid w:val="00DF66E1"/>
    <w:rsid w:val="00DF675F"/>
    <w:rsid w:val="00DF6B8B"/>
    <w:rsid w:val="00DF7823"/>
    <w:rsid w:val="00DF7A76"/>
    <w:rsid w:val="00DF7C23"/>
    <w:rsid w:val="00E0005E"/>
    <w:rsid w:val="00E001C2"/>
    <w:rsid w:val="00E001CE"/>
    <w:rsid w:val="00E015DD"/>
    <w:rsid w:val="00E01A21"/>
    <w:rsid w:val="00E01FFF"/>
    <w:rsid w:val="00E02839"/>
    <w:rsid w:val="00E02BE6"/>
    <w:rsid w:val="00E04666"/>
    <w:rsid w:val="00E058C7"/>
    <w:rsid w:val="00E05D18"/>
    <w:rsid w:val="00E066D2"/>
    <w:rsid w:val="00E06900"/>
    <w:rsid w:val="00E06A3F"/>
    <w:rsid w:val="00E074A3"/>
    <w:rsid w:val="00E106BD"/>
    <w:rsid w:val="00E10C0F"/>
    <w:rsid w:val="00E10DE1"/>
    <w:rsid w:val="00E10EC2"/>
    <w:rsid w:val="00E110E1"/>
    <w:rsid w:val="00E11A6C"/>
    <w:rsid w:val="00E129FF"/>
    <w:rsid w:val="00E1309E"/>
    <w:rsid w:val="00E131F2"/>
    <w:rsid w:val="00E133B6"/>
    <w:rsid w:val="00E13891"/>
    <w:rsid w:val="00E14270"/>
    <w:rsid w:val="00E14529"/>
    <w:rsid w:val="00E145E2"/>
    <w:rsid w:val="00E14E65"/>
    <w:rsid w:val="00E159BE"/>
    <w:rsid w:val="00E15B24"/>
    <w:rsid w:val="00E15C73"/>
    <w:rsid w:val="00E15D6F"/>
    <w:rsid w:val="00E169EC"/>
    <w:rsid w:val="00E16D12"/>
    <w:rsid w:val="00E1700A"/>
    <w:rsid w:val="00E173F9"/>
    <w:rsid w:val="00E176AA"/>
    <w:rsid w:val="00E17D14"/>
    <w:rsid w:val="00E20062"/>
    <w:rsid w:val="00E20096"/>
    <w:rsid w:val="00E2014B"/>
    <w:rsid w:val="00E208A9"/>
    <w:rsid w:val="00E21358"/>
    <w:rsid w:val="00E21B03"/>
    <w:rsid w:val="00E21CD9"/>
    <w:rsid w:val="00E21DC9"/>
    <w:rsid w:val="00E21EB6"/>
    <w:rsid w:val="00E222BA"/>
    <w:rsid w:val="00E229E3"/>
    <w:rsid w:val="00E22E50"/>
    <w:rsid w:val="00E2383F"/>
    <w:rsid w:val="00E239D5"/>
    <w:rsid w:val="00E23ED3"/>
    <w:rsid w:val="00E24AB4"/>
    <w:rsid w:val="00E24CB0"/>
    <w:rsid w:val="00E25334"/>
    <w:rsid w:val="00E25BC9"/>
    <w:rsid w:val="00E2666F"/>
    <w:rsid w:val="00E26DDD"/>
    <w:rsid w:val="00E270B1"/>
    <w:rsid w:val="00E27148"/>
    <w:rsid w:val="00E271D8"/>
    <w:rsid w:val="00E275D7"/>
    <w:rsid w:val="00E3005C"/>
    <w:rsid w:val="00E30303"/>
    <w:rsid w:val="00E30325"/>
    <w:rsid w:val="00E309C4"/>
    <w:rsid w:val="00E31016"/>
    <w:rsid w:val="00E31190"/>
    <w:rsid w:val="00E316AA"/>
    <w:rsid w:val="00E31957"/>
    <w:rsid w:val="00E31E99"/>
    <w:rsid w:val="00E3203D"/>
    <w:rsid w:val="00E32335"/>
    <w:rsid w:val="00E324E4"/>
    <w:rsid w:val="00E32C28"/>
    <w:rsid w:val="00E35A3A"/>
    <w:rsid w:val="00E35A40"/>
    <w:rsid w:val="00E36282"/>
    <w:rsid w:val="00E3645A"/>
    <w:rsid w:val="00E364C7"/>
    <w:rsid w:val="00E36B46"/>
    <w:rsid w:val="00E37089"/>
    <w:rsid w:val="00E37323"/>
    <w:rsid w:val="00E373B5"/>
    <w:rsid w:val="00E37DFF"/>
    <w:rsid w:val="00E4030B"/>
    <w:rsid w:val="00E406DD"/>
    <w:rsid w:val="00E4077D"/>
    <w:rsid w:val="00E40EC5"/>
    <w:rsid w:val="00E41241"/>
    <w:rsid w:val="00E419B4"/>
    <w:rsid w:val="00E41AAD"/>
    <w:rsid w:val="00E42849"/>
    <w:rsid w:val="00E42FB0"/>
    <w:rsid w:val="00E43741"/>
    <w:rsid w:val="00E44688"/>
    <w:rsid w:val="00E447F1"/>
    <w:rsid w:val="00E4484D"/>
    <w:rsid w:val="00E449E1"/>
    <w:rsid w:val="00E44A8B"/>
    <w:rsid w:val="00E44D1B"/>
    <w:rsid w:val="00E44E0E"/>
    <w:rsid w:val="00E45974"/>
    <w:rsid w:val="00E46272"/>
    <w:rsid w:val="00E46555"/>
    <w:rsid w:val="00E46817"/>
    <w:rsid w:val="00E46B84"/>
    <w:rsid w:val="00E46E67"/>
    <w:rsid w:val="00E47B0A"/>
    <w:rsid w:val="00E47E57"/>
    <w:rsid w:val="00E51218"/>
    <w:rsid w:val="00E515D4"/>
    <w:rsid w:val="00E5167E"/>
    <w:rsid w:val="00E51A19"/>
    <w:rsid w:val="00E51C20"/>
    <w:rsid w:val="00E51EFB"/>
    <w:rsid w:val="00E521A7"/>
    <w:rsid w:val="00E528C1"/>
    <w:rsid w:val="00E52A33"/>
    <w:rsid w:val="00E52C11"/>
    <w:rsid w:val="00E52EE2"/>
    <w:rsid w:val="00E536D6"/>
    <w:rsid w:val="00E53CF9"/>
    <w:rsid w:val="00E54728"/>
    <w:rsid w:val="00E552EA"/>
    <w:rsid w:val="00E556EB"/>
    <w:rsid w:val="00E55B65"/>
    <w:rsid w:val="00E55F2D"/>
    <w:rsid w:val="00E568DA"/>
    <w:rsid w:val="00E5699A"/>
    <w:rsid w:val="00E5729D"/>
    <w:rsid w:val="00E57973"/>
    <w:rsid w:val="00E60182"/>
    <w:rsid w:val="00E6020E"/>
    <w:rsid w:val="00E605A8"/>
    <w:rsid w:val="00E606F1"/>
    <w:rsid w:val="00E60890"/>
    <w:rsid w:val="00E60AB0"/>
    <w:rsid w:val="00E60AD2"/>
    <w:rsid w:val="00E60CBC"/>
    <w:rsid w:val="00E61147"/>
    <w:rsid w:val="00E61292"/>
    <w:rsid w:val="00E61C3A"/>
    <w:rsid w:val="00E62717"/>
    <w:rsid w:val="00E63F85"/>
    <w:rsid w:val="00E64652"/>
    <w:rsid w:val="00E6469C"/>
    <w:rsid w:val="00E64DCA"/>
    <w:rsid w:val="00E64E00"/>
    <w:rsid w:val="00E64F48"/>
    <w:rsid w:val="00E65216"/>
    <w:rsid w:val="00E65336"/>
    <w:rsid w:val="00E65378"/>
    <w:rsid w:val="00E65560"/>
    <w:rsid w:val="00E65914"/>
    <w:rsid w:val="00E65CF9"/>
    <w:rsid w:val="00E66458"/>
    <w:rsid w:val="00E66513"/>
    <w:rsid w:val="00E6669E"/>
    <w:rsid w:val="00E66718"/>
    <w:rsid w:val="00E668B7"/>
    <w:rsid w:val="00E66C22"/>
    <w:rsid w:val="00E6709C"/>
    <w:rsid w:val="00E67162"/>
    <w:rsid w:val="00E679B9"/>
    <w:rsid w:val="00E7048C"/>
    <w:rsid w:val="00E707D7"/>
    <w:rsid w:val="00E71530"/>
    <w:rsid w:val="00E71E02"/>
    <w:rsid w:val="00E725B9"/>
    <w:rsid w:val="00E72FE1"/>
    <w:rsid w:val="00E73AE4"/>
    <w:rsid w:val="00E74489"/>
    <w:rsid w:val="00E74C8C"/>
    <w:rsid w:val="00E74E1C"/>
    <w:rsid w:val="00E75174"/>
    <w:rsid w:val="00E75505"/>
    <w:rsid w:val="00E75C69"/>
    <w:rsid w:val="00E764A1"/>
    <w:rsid w:val="00E764B3"/>
    <w:rsid w:val="00E76CBA"/>
    <w:rsid w:val="00E779CF"/>
    <w:rsid w:val="00E77F22"/>
    <w:rsid w:val="00E80AD1"/>
    <w:rsid w:val="00E811D0"/>
    <w:rsid w:val="00E813C9"/>
    <w:rsid w:val="00E81D70"/>
    <w:rsid w:val="00E82056"/>
    <w:rsid w:val="00E82303"/>
    <w:rsid w:val="00E824AE"/>
    <w:rsid w:val="00E831BF"/>
    <w:rsid w:val="00E831D7"/>
    <w:rsid w:val="00E839FF"/>
    <w:rsid w:val="00E83AAD"/>
    <w:rsid w:val="00E83D58"/>
    <w:rsid w:val="00E83F99"/>
    <w:rsid w:val="00E840E9"/>
    <w:rsid w:val="00E841AC"/>
    <w:rsid w:val="00E847E5"/>
    <w:rsid w:val="00E853C7"/>
    <w:rsid w:val="00E8595C"/>
    <w:rsid w:val="00E9042E"/>
    <w:rsid w:val="00E90E8A"/>
    <w:rsid w:val="00E911B7"/>
    <w:rsid w:val="00E913BD"/>
    <w:rsid w:val="00E917FE"/>
    <w:rsid w:val="00E919A0"/>
    <w:rsid w:val="00E91B15"/>
    <w:rsid w:val="00E9296F"/>
    <w:rsid w:val="00E92B1C"/>
    <w:rsid w:val="00E92EA2"/>
    <w:rsid w:val="00E94B98"/>
    <w:rsid w:val="00E94F84"/>
    <w:rsid w:val="00E958EF"/>
    <w:rsid w:val="00E964B1"/>
    <w:rsid w:val="00E96DF2"/>
    <w:rsid w:val="00E96E89"/>
    <w:rsid w:val="00E973F8"/>
    <w:rsid w:val="00E97B9A"/>
    <w:rsid w:val="00EA03B1"/>
    <w:rsid w:val="00EA0542"/>
    <w:rsid w:val="00EA0608"/>
    <w:rsid w:val="00EA064B"/>
    <w:rsid w:val="00EA0C01"/>
    <w:rsid w:val="00EA15E4"/>
    <w:rsid w:val="00EA17E2"/>
    <w:rsid w:val="00EA18DC"/>
    <w:rsid w:val="00EA1B47"/>
    <w:rsid w:val="00EA2074"/>
    <w:rsid w:val="00EA20F3"/>
    <w:rsid w:val="00EA2C35"/>
    <w:rsid w:val="00EA4004"/>
    <w:rsid w:val="00EA4F33"/>
    <w:rsid w:val="00EA503E"/>
    <w:rsid w:val="00EA5217"/>
    <w:rsid w:val="00EA59A6"/>
    <w:rsid w:val="00EA5C6F"/>
    <w:rsid w:val="00EA5CFE"/>
    <w:rsid w:val="00EA5D4A"/>
    <w:rsid w:val="00EA5E19"/>
    <w:rsid w:val="00EA6011"/>
    <w:rsid w:val="00EA6631"/>
    <w:rsid w:val="00EA6E8D"/>
    <w:rsid w:val="00EA73AA"/>
    <w:rsid w:val="00EA7A44"/>
    <w:rsid w:val="00EB06BF"/>
    <w:rsid w:val="00EB0A35"/>
    <w:rsid w:val="00EB0D39"/>
    <w:rsid w:val="00EB1385"/>
    <w:rsid w:val="00EB13BD"/>
    <w:rsid w:val="00EB17E1"/>
    <w:rsid w:val="00EB1B2A"/>
    <w:rsid w:val="00EB1C62"/>
    <w:rsid w:val="00EB251E"/>
    <w:rsid w:val="00EB2D54"/>
    <w:rsid w:val="00EB315C"/>
    <w:rsid w:val="00EB3587"/>
    <w:rsid w:val="00EB3DA2"/>
    <w:rsid w:val="00EB3DC2"/>
    <w:rsid w:val="00EB42B5"/>
    <w:rsid w:val="00EB42C5"/>
    <w:rsid w:val="00EB505F"/>
    <w:rsid w:val="00EB5544"/>
    <w:rsid w:val="00EB5698"/>
    <w:rsid w:val="00EB5AE2"/>
    <w:rsid w:val="00EB678E"/>
    <w:rsid w:val="00EB6C4A"/>
    <w:rsid w:val="00EB7203"/>
    <w:rsid w:val="00EB77F1"/>
    <w:rsid w:val="00EB7996"/>
    <w:rsid w:val="00EB7A17"/>
    <w:rsid w:val="00EB7D7C"/>
    <w:rsid w:val="00EC00AA"/>
    <w:rsid w:val="00EC03FC"/>
    <w:rsid w:val="00EC09BC"/>
    <w:rsid w:val="00EC0A3D"/>
    <w:rsid w:val="00EC0CAB"/>
    <w:rsid w:val="00EC1351"/>
    <w:rsid w:val="00EC388C"/>
    <w:rsid w:val="00EC3D2E"/>
    <w:rsid w:val="00EC3D66"/>
    <w:rsid w:val="00EC4133"/>
    <w:rsid w:val="00EC45B7"/>
    <w:rsid w:val="00EC4B05"/>
    <w:rsid w:val="00EC52EA"/>
    <w:rsid w:val="00EC569A"/>
    <w:rsid w:val="00EC57A9"/>
    <w:rsid w:val="00EC6689"/>
    <w:rsid w:val="00EC6E6C"/>
    <w:rsid w:val="00EC6F83"/>
    <w:rsid w:val="00EC74AE"/>
    <w:rsid w:val="00EC753A"/>
    <w:rsid w:val="00EC79D9"/>
    <w:rsid w:val="00EC7AD7"/>
    <w:rsid w:val="00ED001C"/>
    <w:rsid w:val="00ED0CEA"/>
    <w:rsid w:val="00ED1055"/>
    <w:rsid w:val="00ED12B7"/>
    <w:rsid w:val="00ED142B"/>
    <w:rsid w:val="00ED21F9"/>
    <w:rsid w:val="00ED2372"/>
    <w:rsid w:val="00ED2917"/>
    <w:rsid w:val="00ED2A1A"/>
    <w:rsid w:val="00ED33A1"/>
    <w:rsid w:val="00ED41A5"/>
    <w:rsid w:val="00ED45F8"/>
    <w:rsid w:val="00ED4691"/>
    <w:rsid w:val="00ED541D"/>
    <w:rsid w:val="00ED56E5"/>
    <w:rsid w:val="00ED5963"/>
    <w:rsid w:val="00ED5EA8"/>
    <w:rsid w:val="00ED5F8F"/>
    <w:rsid w:val="00ED5FB9"/>
    <w:rsid w:val="00ED61B0"/>
    <w:rsid w:val="00ED6D7A"/>
    <w:rsid w:val="00ED7354"/>
    <w:rsid w:val="00EE06CC"/>
    <w:rsid w:val="00EE0B94"/>
    <w:rsid w:val="00EE17BC"/>
    <w:rsid w:val="00EE17FC"/>
    <w:rsid w:val="00EE2C66"/>
    <w:rsid w:val="00EE3469"/>
    <w:rsid w:val="00EE355C"/>
    <w:rsid w:val="00EE3631"/>
    <w:rsid w:val="00EE423E"/>
    <w:rsid w:val="00EE4A69"/>
    <w:rsid w:val="00EE4E93"/>
    <w:rsid w:val="00EE5067"/>
    <w:rsid w:val="00EE59E9"/>
    <w:rsid w:val="00EE5B44"/>
    <w:rsid w:val="00EE663D"/>
    <w:rsid w:val="00EE6862"/>
    <w:rsid w:val="00EE6A68"/>
    <w:rsid w:val="00EE6C59"/>
    <w:rsid w:val="00EE779F"/>
    <w:rsid w:val="00EE7B45"/>
    <w:rsid w:val="00EE7BAF"/>
    <w:rsid w:val="00EE7DF8"/>
    <w:rsid w:val="00EF0411"/>
    <w:rsid w:val="00EF05FF"/>
    <w:rsid w:val="00EF06E3"/>
    <w:rsid w:val="00EF0A4C"/>
    <w:rsid w:val="00EF0E6C"/>
    <w:rsid w:val="00EF0FA3"/>
    <w:rsid w:val="00EF1A7F"/>
    <w:rsid w:val="00EF2513"/>
    <w:rsid w:val="00EF2D25"/>
    <w:rsid w:val="00EF2D68"/>
    <w:rsid w:val="00EF3A6D"/>
    <w:rsid w:val="00EF3CB4"/>
    <w:rsid w:val="00EF4B6E"/>
    <w:rsid w:val="00EF6A1C"/>
    <w:rsid w:val="00EF70DA"/>
    <w:rsid w:val="00EF7218"/>
    <w:rsid w:val="00EF7D56"/>
    <w:rsid w:val="00F00D7F"/>
    <w:rsid w:val="00F01245"/>
    <w:rsid w:val="00F01D2E"/>
    <w:rsid w:val="00F01E6B"/>
    <w:rsid w:val="00F01F19"/>
    <w:rsid w:val="00F02013"/>
    <w:rsid w:val="00F025CA"/>
    <w:rsid w:val="00F02F3E"/>
    <w:rsid w:val="00F0304B"/>
    <w:rsid w:val="00F038AD"/>
    <w:rsid w:val="00F03BC2"/>
    <w:rsid w:val="00F042A1"/>
    <w:rsid w:val="00F042F6"/>
    <w:rsid w:val="00F04406"/>
    <w:rsid w:val="00F04756"/>
    <w:rsid w:val="00F04AF4"/>
    <w:rsid w:val="00F04DB9"/>
    <w:rsid w:val="00F05E09"/>
    <w:rsid w:val="00F05E1B"/>
    <w:rsid w:val="00F07114"/>
    <w:rsid w:val="00F07D55"/>
    <w:rsid w:val="00F10609"/>
    <w:rsid w:val="00F107CD"/>
    <w:rsid w:val="00F10E05"/>
    <w:rsid w:val="00F11280"/>
    <w:rsid w:val="00F125BD"/>
    <w:rsid w:val="00F131D6"/>
    <w:rsid w:val="00F13221"/>
    <w:rsid w:val="00F13563"/>
    <w:rsid w:val="00F136AF"/>
    <w:rsid w:val="00F13776"/>
    <w:rsid w:val="00F1377E"/>
    <w:rsid w:val="00F13893"/>
    <w:rsid w:val="00F1413A"/>
    <w:rsid w:val="00F1441E"/>
    <w:rsid w:val="00F14A8D"/>
    <w:rsid w:val="00F156BA"/>
    <w:rsid w:val="00F15CFC"/>
    <w:rsid w:val="00F15DE0"/>
    <w:rsid w:val="00F15E40"/>
    <w:rsid w:val="00F1602A"/>
    <w:rsid w:val="00F1612B"/>
    <w:rsid w:val="00F16697"/>
    <w:rsid w:val="00F16BF3"/>
    <w:rsid w:val="00F172EE"/>
    <w:rsid w:val="00F1767D"/>
    <w:rsid w:val="00F17691"/>
    <w:rsid w:val="00F1784F"/>
    <w:rsid w:val="00F1798A"/>
    <w:rsid w:val="00F17B4B"/>
    <w:rsid w:val="00F17EA6"/>
    <w:rsid w:val="00F17F84"/>
    <w:rsid w:val="00F20245"/>
    <w:rsid w:val="00F2099C"/>
    <w:rsid w:val="00F20D7B"/>
    <w:rsid w:val="00F20DEF"/>
    <w:rsid w:val="00F20FA5"/>
    <w:rsid w:val="00F20FC9"/>
    <w:rsid w:val="00F21656"/>
    <w:rsid w:val="00F21A63"/>
    <w:rsid w:val="00F21B26"/>
    <w:rsid w:val="00F21B7A"/>
    <w:rsid w:val="00F225C5"/>
    <w:rsid w:val="00F22CA5"/>
    <w:rsid w:val="00F22F77"/>
    <w:rsid w:val="00F232BB"/>
    <w:rsid w:val="00F239FA"/>
    <w:rsid w:val="00F23D91"/>
    <w:rsid w:val="00F241BB"/>
    <w:rsid w:val="00F247EA"/>
    <w:rsid w:val="00F24DBB"/>
    <w:rsid w:val="00F25595"/>
    <w:rsid w:val="00F258A8"/>
    <w:rsid w:val="00F2601D"/>
    <w:rsid w:val="00F262A0"/>
    <w:rsid w:val="00F264C9"/>
    <w:rsid w:val="00F265FB"/>
    <w:rsid w:val="00F269F5"/>
    <w:rsid w:val="00F26C58"/>
    <w:rsid w:val="00F26F9C"/>
    <w:rsid w:val="00F27593"/>
    <w:rsid w:val="00F275D6"/>
    <w:rsid w:val="00F277B6"/>
    <w:rsid w:val="00F2782D"/>
    <w:rsid w:val="00F2786E"/>
    <w:rsid w:val="00F27F54"/>
    <w:rsid w:val="00F307CA"/>
    <w:rsid w:val="00F3220D"/>
    <w:rsid w:val="00F32D69"/>
    <w:rsid w:val="00F33E33"/>
    <w:rsid w:val="00F34E14"/>
    <w:rsid w:val="00F35333"/>
    <w:rsid w:val="00F3603D"/>
    <w:rsid w:val="00F36531"/>
    <w:rsid w:val="00F375EB"/>
    <w:rsid w:val="00F37FE7"/>
    <w:rsid w:val="00F403BC"/>
    <w:rsid w:val="00F412F3"/>
    <w:rsid w:val="00F412F4"/>
    <w:rsid w:val="00F41719"/>
    <w:rsid w:val="00F4303B"/>
    <w:rsid w:val="00F435C0"/>
    <w:rsid w:val="00F437E3"/>
    <w:rsid w:val="00F43880"/>
    <w:rsid w:val="00F43C17"/>
    <w:rsid w:val="00F443E5"/>
    <w:rsid w:val="00F4455F"/>
    <w:rsid w:val="00F4456A"/>
    <w:rsid w:val="00F44C7C"/>
    <w:rsid w:val="00F45CB4"/>
    <w:rsid w:val="00F45DBD"/>
    <w:rsid w:val="00F46FD4"/>
    <w:rsid w:val="00F470BF"/>
    <w:rsid w:val="00F50071"/>
    <w:rsid w:val="00F508B8"/>
    <w:rsid w:val="00F50CAD"/>
    <w:rsid w:val="00F50CC9"/>
    <w:rsid w:val="00F50D27"/>
    <w:rsid w:val="00F50FB1"/>
    <w:rsid w:val="00F51D9F"/>
    <w:rsid w:val="00F52165"/>
    <w:rsid w:val="00F525CB"/>
    <w:rsid w:val="00F526E2"/>
    <w:rsid w:val="00F52856"/>
    <w:rsid w:val="00F52FE8"/>
    <w:rsid w:val="00F5345D"/>
    <w:rsid w:val="00F53482"/>
    <w:rsid w:val="00F534FE"/>
    <w:rsid w:val="00F53C30"/>
    <w:rsid w:val="00F53F11"/>
    <w:rsid w:val="00F540A8"/>
    <w:rsid w:val="00F541B2"/>
    <w:rsid w:val="00F544EE"/>
    <w:rsid w:val="00F549C5"/>
    <w:rsid w:val="00F54DF0"/>
    <w:rsid w:val="00F55194"/>
    <w:rsid w:val="00F55856"/>
    <w:rsid w:val="00F56941"/>
    <w:rsid w:val="00F56EA1"/>
    <w:rsid w:val="00F57EDC"/>
    <w:rsid w:val="00F60001"/>
    <w:rsid w:val="00F605A3"/>
    <w:rsid w:val="00F60E3E"/>
    <w:rsid w:val="00F61044"/>
    <w:rsid w:val="00F612AD"/>
    <w:rsid w:val="00F61307"/>
    <w:rsid w:val="00F61C0C"/>
    <w:rsid w:val="00F6231A"/>
    <w:rsid w:val="00F6369A"/>
    <w:rsid w:val="00F63A10"/>
    <w:rsid w:val="00F64734"/>
    <w:rsid w:val="00F647FC"/>
    <w:rsid w:val="00F65526"/>
    <w:rsid w:val="00F6680B"/>
    <w:rsid w:val="00F66A9A"/>
    <w:rsid w:val="00F66F38"/>
    <w:rsid w:val="00F70064"/>
    <w:rsid w:val="00F705F1"/>
    <w:rsid w:val="00F7091C"/>
    <w:rsid w:val="00F71331"/>
    <w:rsid w:val="00F71B39"/>
    <w:rsid w:val="00F71FD9"/>
    <w:rsid w:val="00F7250C"/>
    <w:rsid w:val="00F7252F"/>
    <w:rsid w:val="00F729E8"/>
    <w:rsid w:val="00F72BEE"/>
    <w:rsid w:val="00F732B4"/>
    <w:rsid w:val="00F740D4"/>
    <w:rsid w:val="00F74210"/>
    <w:rsid w:val="00F749D2"/>
    <w:rsid w:val="00F756B1"/>
    <w:rsid w:val="00F75AE8"/>
    <w:rsid w:val="00F76C84"/>
    <w:rsid w:val="00F77146"/>
    <w:rsid w:val="00F800BA"/>
    <w:rsid w:val="00F80EE4"/>
    <w:rsid w:val="00F8153C"/>
    <w:rsid w:val="00F81AC1"/>
    <w:rsid w:val="00F81F71"/>
    <w:rsid w:val="00F82005"/>
    <w:rsid w:val="00F8203B"/>
    <w:rsid w:val="00F8219F"/>
    <w:rsid w:val="00F82AB4"/>
    <w:rsid w:val="00F833B5"/>
    <w:rsid w:val="00F83F7A"/>
    <w:rsid w:val="00F8433C"/>
    <w:rsid w:val="00F849ED"/>
    <w:rsid w:val="00F84D07"/>
    <w:rsid w:val="00F84E76"/>
    <w:rsid w:val="00F85743"/>
    <w:rsid w:val="00F86411"/>
    <w:rsid w:val="00F865F0"/>
    <w:rsid w:val="00F879F7"/>
    <w:rsid w:val="00F87C9A"/>
    <w:rsid w:val="00F87E68"/>
    <w:rsid w:val="00F90034"/>
    <w:rsid w:val="00F903A5"/>
    <w:rsid w:val="00F919C1"/>
    <w:rsid w:val="00F91D56"/>
    <w:rsid w:val="00F9326C"/>
    <w:rsid w:val="00F933D3"/>
    <w:rsid w:val="00F9349F"/>
    <w:rsid w:val="00F93CCD"/>
    <w:rsid w:val="00F9473B"/>
    <w:rsid w:val="00F94F0F"/>
    <w:rsid w:val="00F96925"/>
    <w:rsid w:val="00F97055"/>
    <w:rsid w:val="00F97D31"/>
    <w:rsid w:val="00FA024B"/>
    <w:rsid w:val="00FA0A02"/>
    <w:rsid w:val="00FA103D"/>
    <w:rsid w:val="00FA14C4"/>
    <w:rsid w:val="00FA2A09"/>
    <w:rsid w:val="00FA2E69"/>
    <w:rsid w:val="00FA2F4E"/>
    <w:rsid w:val="00FA3579"/>
    <w:rsid w:val="00FA35A8"/>
    <w:rsid w:val="00FA3707"/>
    <w:rsid w:val="00FA4161"/>
    <w:rsid w:val="00FA4279"/>
    <w:rsid w:val="00FA4A33"/>
    <w:rsid w:val="00FA51CA"/>
    <w:rsid w:val="00FA55B4"/>
    <w:rsid w:val="00FA5A22"/>
    <w:rsid w:val="00FA5D7F"/>
    <w:rsid w:val="00FA6053"/>
    <w:rsid w:val="00FA6178"/>
    <w:rsid w:val="00FA61E5"/>
    <w:rsid w:val="00FA636D"/>
    <w:rsid w:val="00FA64F6"/>
    <w:rsid w:val="00FA6AAC"/>
    <w:rsid w:val="00FA6C11"/>
    <w:rsid w:val="00FA7100"/>
    <w:rsid w:val="00FA7347"/>
    <w:rsid w:val="00FA73DC"/>
    <w:rsid w:val="00FA75A9"/>
    <w:rsid w:val="00FA7652"/>
    <w:rsid w:val="00FA7830"/>
    <w:rsid w:val="00FA7D73"/>
    <w:rsid w:val="00FB00DE"/>
    <w:rsid w:val="00FB204D"/>
    <w:rsid w:val="00FB29BE"/>
    <w:rsid w:val="00FB2A3D"/>
    <w:rsid w:val="00FB312F"/>
    <w:rsid w:val="00FB3231"/>
    <w:rsid w:val="00FB34A5"/>
    <w:rsid w:val="00FB3501"/>
    <w:rsid w:val="00FB355A"/>
    <w:rsid w:val="00FB3B5D"/>
    <w:rsid w:val="00FB49FA"/>
    <w:rsid w:val="00FB4B15"/>
    <w:rsid w:val="00FB5B8E"/>
    <w:rsid w:val="00FB6AC4"/>
    <w:rsid w:val="00FB6D0C"/>
    <w:rsid w:val="00FB7396"/>
    <w:rsid w:val="00FC05AF"/>
    <w:rsid w:val="00FC12E1"/>
    <w:rsid w:val="00FC1442"/>
    <w:rsid w:val="00FC28AA"/>
    <w:rsid w:val="00FC2C9E"/>
    <w:rsid w:val="00FC2FCA"/>
    <w:rsid w:val="00FC3786"/>
    <w:rsid w:val="00FC37C5"/>
    <w:rsid w:val="00FC3C61"/>
    <w:rsid w:val="00FC4DD8"/>
    <w:rsid w:val="00FC4F93"/>
    <w:rsid w:val="00FC592A"/>
    <w:rsid w:val="00FC5BDB"/>
    <w:rsid w:val="00FC5C2A"/>
    <w:rsid w:val="00FC6067"/>
    <w:rsid w:val="00FC663D"/>
    <w:rsid w:val="00FC7193"/>
    <w:rsid w:val="00FC725D"/>
    <w:rsid w:val="00FC749C"/>
    <w:rsid w:val="00FC7AA3"/>
    <w:rsid w:val="00FC7AA7"/>
    <w:rsid w:val="00FD064B"/>
    <w:rsid w:val="00FD1744"/>
    <w:rsid w:val="00FD1850"/>
    <w:rsid w:val="00FD18E0"/>
    <w:rsid w:val="00FD1B8F"/>
    <w:rsid w:val="00FD1E56"/>
    <w:rsid w:val="00FD2AEE"/>
    <w:rsid w:val="00FD534A"/>
    <w:rsid w:val="00FD5825"/>
    <w:rsid w:val="00FD6E03"/>
    <w:rsid w:val="00FD6FD2"/>
    <w:rsid w:val="00FD7140"/>
    <w:rsid w:val="00FD7220"/>
    <w:rsid w:val="00FD7C44"/>
    <w:rsid w:val="00FE00C6"/>
    <w:rsid w:val="00FE011F"/>
    <w:rsid w:val="00FE039D"/>
    <w:rsid w:val="00FE05B6"/>
    <w:rsid w:val="00FE0807"/>
    <w:rsid w:val="00FE12FB"/>
    <w:rsid w:val="00FE2B40"/>
    <w:rsid w:val="00FE2D7E"/>
    <w:rsid w:val="00FE38C1"/>
    <w:rsid w:val="00FE3E86"/>
    <w:rsid w:val="00FE3EE4"/>
    <w:rsid w:val="00FE4212"/>
    <w:rsid w:val="00FE4A98"/>
    <w:rsid w:val="00FE4CAF"/>
    <w:rsid w:val="00FE5779"/>
    <w:rsid w:val="00FE5B82"/>
    <w:rsid w:val="00FE5BF2"/>
    <w:rsid w:val="00FE5D7C"/>
    <w:rsid w:val="00FE5DD5"/>
    <w:rsid w:val="00FE6A25"/>
    <w:rsid w:val="00FE799B"/>
    <w:rsid w:val="00FE7A03"/>
    <w:rsid w:val="00FE7D02"/>
    <w:rsid w:val="00FF09BB"/>
    <w:rsid w:val="00FF0B2C"/>
    <w:rsid w:val="00FF17B3"/>
    <w:rsid w:val="00FF18F2"/>
    <w:rsid w:val="00FF1995"/>
    <w:rsid w:val="00FF27DA"/>
    <w:rsid w:val="00FF3097"/>
    <w:rsid w:val="00FF3336"/>
    <w:rsid w:val="00FF34BC"/>
    <w:rsid w:val="00FF461F"/>
    <w:rsid w:val="00FF486D"/>
    <w:rsid w:val="00FF4891"/>
    <w:rsid w:val="00FF49A5"/>
    <w:rsid w:val="00FF4B54"/>
    <w:rsid w:val="00FF4C3F"/>
    <w:rsid w:val="00FF4C75"/>
    <w:rsid w:val="00FF5631"/>
    <w:rsid w:val="00FF5673"/>
    <w:rsid w:val="00FF5C98"/>
    <w:rsid w:val="00FF5DE9"/>
    <w:rsid w:val="00FF5DF2"/>
    <w:rsid w:val="00FF60A0"/>
    <w:rsid w:val="00FF611F"/>
    <w:rsid w:val="00FF664A"/>
    <w:rsid w:val="00FF6C6C"/>
    <w:rsid w:val="00FF6EF3"/>
    <w:rsid w:val="00FF77D6"/>
    <w:rsid w:val="0101B20E"/>
    <w:rsid w:val="0150CA8F"/>
    <w:rsid w:val="01CA97A9"/>
    <w:rsid w:val="02F976AC"/>
    <w:rsid w:val="0362E61F"/>
    <w:rsid w:val="03B09E7A"/>
    <w:rsid w:val="03E82CEF"/>
    <w:rsid w:val="046F448F"/>
    <w:rsid w:val="04EE7568"/>
    <w:rsid w:val="05017907"/>
    <w:rsid w:val="05E3B7CD"/>
    <w:rsid w:val="05FD98BF"/>
    <w:rsid w:val="065A8820"/>
    <w:rsid w:val="06771514"/>
    <w:rsid w:val="069B512A"/>
    <w:rsid w:val="06AC1F3A"/>
    <w:rsid w:val="06EEF33A"/>
    <w:rsid w:val="070DD351"/>
    <w:rsid w:val="0831AE73"/>
    <w:rsid w:val="08654DFD"/>
    <w:rsid w:val="08CF87B9"/>
    <w:rsid w:val="08E261F8"/>
    <w:rsid w:val="08F4330E"/>
    <w:rsid w:val="095F053D"/>
    <w:rsid w:val="0AA1AE80"/>
    <w:rsid w:val="0AFBD1BD"/>
    <w:rsid w:val="0B1300E1"/>
    <w:rsid w:val="0B6FF13D"/>
    <w:rsid w:val="0B7A067C"/>
    <w:rsid w:val="0BC69242"/>
    <w:rsid w:val="0BE01F46"/>
    <w:rsid w:val="0BE0E894"/>
    <w:rsid w:val="0BF28F4E"/>
    <w:rsid w:val="0D3A9020"/>
    <w:rsid w:val="0D922DE2"/>
    <w:rsid w:val="0DB92BE1"/>
    <w:rsid w:val="0E4BDB2B"/>
    <w:rsid w:val="0E524ABD"/>
    <w:rsid w:val="0EA6FA87"/>
    <w:rsid w:val="0EBB354E"/>
    <w:rsid w:val="0F0D1867"/>
    <w:rsid w:val="0F57BEC9"/>
    <w:rsid w:val="10040A86"/>
    <w:rsid w:val="10381BD6"/>
    <w:rsid w:val="10E0CF79"/>
    <w:rsid w:val="1145F554"/>
    <w:rsid w:val="1149CB88"/>
    <w:rsid w:val="11F9E7AF"/>
    <w:rsid w:val="12C9A768"/>
    <w:rsid w:val="12F97209"/>
    <w:rsid w:val="130E06DF"/>
    <w:rsid w:val="13A762F0"/>
    <w:rsid w:val="13E41886"/>
    <w:rsid w:val="14311743"/>
    <w:rsid w:val="143F6AB3"/>
    <w:rsid w:val="145C8E24"/>
    <w:rsid w:val="14A18513"/>
    <w:rsid w:val="150DC579"/>
    <w:rsid w:val="161CD804"/>
    <w:rsid w:val="166C195E"/>
    <w:rsid w:val="16C0F4F6"/>
    <w:rsid w:val="170221AC"/>
    <w:rsid w:val="17BCDDDF"/>
    <w:rsid w:val="18358951"/>
    <w:rsid w:val="18995F81"/>
    <w:rsid w:val="18C39A7C"/>
    <w:rsid w:val="18CD1A9E"/>
    <w:rsid w:val="1904D2C5"/>
    <w:rsid w:val="19442741"/>
    <w:rsid w:val="19497978"/>
    <w:rsid w:val="1A638B36"/>
    <w:rsid w:val="1B08FC46"/>
    <w:rsid w:val="1B1DC4BB"/>
    <w:rsid w:val="1B38468F"/>
    <w:rsid w:val="1B635343"/>
    <w:rsid w:val="1C3BDC0F"/>
    <w:rsid w:val="1CB3EC0B"/>
    <w:rsid w:val="1CC2972C"/>
    <w:rsid w:val="1D4FB7CB"/>
    <w:rsid w:val="1DAA6A1F"/>
    <w:rsid w:val="1E8CD168"/>
    <w:rsid w:val="1F252CFE"/>
    <w:rsid w:val="1FF384EB"/>
    <w:rsid w:val="206F73B5"/>
    <w:rsid w:val="20FF03E2"/>
    <w:rsid w:val="21627F08"/>
    <w:rsid w:val="218693E0"/>
    <w:rsid w:val="21A2F6F5"/>
    <w:rsid w:val="222AFD45"/>
    <w:rsid w:val="226E8369"/>
    <w:rsid w:val="22B82A85"/>
    <w:rsid w:val="2355F9B7"/>
    <w:rsid w:val="235F672F"/>
    <w:rsid w:val="2366F689"/>
    <w:rsid w:val="23842492"/>
    <w:rsid w:val="23915486"/>
    <w:rsid w:val="23B1177C"/>
    <w:rsid w:val="23BDC333"/>
    <w:rsid w:val="24155CEB"/>
    <w:rsid w:val="24B4D8C0"/>
    <w:rsid w:val="2521888A"/>
    <w:rsid w:val="25278F29"/>
    <w:rsid w:val="25A3D254"/>
    <w:rsid w:val="2653BFC1"/>
    <w:rsid w:val="2687FEA4"/>
    <w:rsid w:val="27057074"/>
    <w:rsid w:val="27200AC3"/>
    <w:rsid w:val="273F1CD5"/>
    <w:rsid w:val="274018F4"/>
    <w:rsid w:val="27636E1B"/>
    <w:rsid w:val="27C93545"/>
    <w:rsid w:val="28065185"/>
    <w:rsid w:val="28B87968"/>
    <w:rsid w:val="2933BED0"/>
    <w:rsid w:val="294FAEC6"/>
    <w:rsid w:val="29C7274A"/>
    <w:rsid w:val="2A1C99EC"/>
    <w:rsid w:val="2AD41D32"/>
    <w:rsid w:val="2B7A4CAA"/>
    <w:rsid w:val="2C0810BC"/>
    <w:rsid w:val="2C132570"/>
    <w:rsid w:val="2C5D1B9A"/>
    <w:rsid w:val="2EC0B116"/>
    <w:rsid w:val="2EFA863F"/>
    <w:rsid w:val="2FDB8EFB"/>
    <w:rsid w:val="301037A8"/>
    <w:rsid w:val="30171FA3"/>
    <w:rsid w:val="3076BAD3"/>
    <w:rsid w:val="30AF4EA6"/>
    <w:rsid w:val="30FF3210"/>
    <w:rsid w:val="311C56B1"/>
    <w:rsid w:val="312A692A"/>
    <w:rsid w:val="312F3F0C"/>
    <w:rsid w:val="31B0C1DC"/>
    <w:rsid w:val="31EBF904"/>
    <w:rsid w:val="3231B8EE"/>
    <w:rsid w:val="323BB435"/>
    <w:rsid w:val="3341A386"/>
    <w:rsid w:val="33608D5F"/>
    <w:rsid w:val="33C8E19F"/>
    <w:rsid w:val="33E402E1"/>
    <w:rsid w:val="3457B4E9"/>
    <w:rsid w:val="34A66963"/>
    <w:rsid w:val="359ACD4F"/>
    <w:rsid w:val="35DB7052"/>
    <w:rsid w:val="35FBC569"/>
    <w:rsid w:val="360A819D"/>
    <w:rsid w:val="382B15D8"/>
    <w:rsid w:val="38A4C403"/>
    <w:rsid w:val="38AC1A11"/>
    <w:rsid w:val="39458F3D"/>
    <w:rsid w:val="3987B0C6"/>
    <w:rsid w:val="3A36E171"/>
    <w:rsid w:val="3B070C66"/>
    <w:rsid w:val="3CA9C093"/>
    <w:rsid w:val="3CF85483"/>
    <w:rsid w:val="3D58F13E"/>
    <w:rsid w:val="3E6C3975"/>
    <w:rsid w:val="3E711527"/>
    <w:rsid w:val="3E9D5F86"/>
    <w:rsid w:val="3EB12C71"/>
    <w:rsid w:val="3EE37C30"/>
    <w:rsid w:val="3EE93DAC"/>
    <w:rsid w:val="3EF025B3"/>
    <w:rsid w:val="3F2E676C"/>
    <w:rsid w:val="3F7721A6"/>
    <w:rsid w:val="3F8A28D8"/>
    <w:rsid w:val="402C7B6C"/>
    <w:rsid w:val="40A47397"/>
    <w:rsid w:val="417CE827"/>
    <w:rsid w:val="41804BB6"/>
    <w:rsid w:val="42761415"/>
    <w:rsid w:val="4284F207"/>
    <w:rsid w:val="432FB16F"/>
    <w:rsid w:val="43D8D71C"/>
    <w:rsid w:val="44122B21"/>
    <w:rsid w:val="441CE07C"/>
    <w:rsid w:val="44CA095E"/>
    <w:rsid w:val="44F98BFE"/>
    <w:rsid w:val="45386508"/>
    <w:rsid w:val="455C0C00"/>
    <w:rsid w:val="45F8D2E4"/>
    <w:rsid w:val="464B1333"/>
    <w:rsid w:val="469D1714"/>
    <w:rsid w:val="47000655"/>
    <w:rsid w:val="47032D83"/>
    <w:rsid w:val="47BE14F2"/>
    <w:rsid w:val="48158F70"/>
    <w:rsid w:val="485720C8"/>
    <w:rsid w:val="48F49832"/>
    <w:rsid w:val="49134B3C"/>
    <w:rsid w:val="49810BEB"/>
    <w:rsid w:val="49818600"/>
    <w:rsid w:val="4998507D"/>
    <w:rsid w:val="4A334661"/>
    <w:rsid w:val="4AFDFC4E"/>
    <w:rsid w:val="4B6F3209"/>
    <w:rsid w:val="4C60309C"/>
    <w:rsid w:val="4CE28763"/>
    <w:rsid w:val="4D2C60C2"/>
    <w:rsid w:val="4D44A73C"/>
    <w:rsid w:val="4D5BC9B8"/>
    <w:rsid w:val="4DA0A611"/>
    <w:rsid w:val="4DD98382"/>
    <w:rsid w:val="4E0B807B"/>
    <w:rsid w:val="4E62F8D6"/>
    <w:rsid w:val="4E651477"/>
    <w:rsid w:val="4E8D9FD6"/>
    <w:rsid w:val="4EBD92B0"/>
    <w:rsid w:val="4EEB3242"/>
    <w:rsid w:val="4F840C1A"/>
    <w:rsid w:val="4F9238F9"/>
    <w:rsid w:val="50049211"/>
    <w:rsid w:val="504F18A6"/>
    <w:rsid w:val="51564C17"/>
    <w:rsid w:val="52390609"/>
    <w:rsid w:val="52483E0A"/>
    <w:rsid w:val="53CDB12F"/>
    <w:rsid w:val="5415C1B3"/>
    <w:rsid w:val="546DC978"/>
    <w:rsid w:val="54CE8312"/>
    <w:rsid w:val="552984CD"/>
    <w:rsid w:val="55A6F68C"/>
    <w:rsid w:val="55C2AAAC"/>
    <w:rsid w:val="55D5067C"/>
    <w:rsid w:val="55F851FB"/>
    <w:rsid w:val="5628E921"/>
    <w:rsid w:val="565837FE"/>
    <w:rsid w:val="5671C13A"/>
    <w:rsid w:val="56D16423"/>
    <w:rsid w:val="57514903"/>
    <w:rsid w:val="588407FB"/>
    <w:rsid w:val="59107E73"/>
    <w:rsid w:val="5912A982"/>
    <w:rsid w:val="594FBD83"/>
    <w:rsid w:val="5A5F2FDD"/>
    <w:rsid w:val="5B272BEF"/>
    <w:rsid w:val="5B952FE4"/>
    <w:rsid w:val="5B95D60F"/>
    <w:rsid w:val="5BAECB18"/>
    <w:rsid w:val="5BD88C74"/>
    <w:rsid w:val="5C7F3451"/>
    <w:rsid w:val="5CD10FF9"/>
    <w:rsid w:val="5D10129B"/>
    <w:rsid w:val="5D89C1C1"/>
    <w:rsid w:val="5DC69954"/>
    <w:rsid w:val="5DCA6A03"/>
    <w:rsid w:val="5E6EFE73"/>
    <w:rsid w:val="5E8B7059"/>
    <w:rsid w:val="5E91F199"/>
    <w:rsid w:val="5FA760A4"/>
    <w:rsid w:val="605ABF34"/>
    <w:rsid w:val="609DAB6A"/>
    <w:rsid w:val="60A37F61"/>
    <w:rsid w:val="6191B159"/>
    <w:rsid w:val="61A4B3ED"/>
    <w:rsid w:val="61BF8E2C"/>
    <w:rsid w:val="624FF426"/>
    <w:rsid w:val="62804AA2"/>
    <w:rsid w:val="633EA2F6"/>
    <w:rsid w:val="635156E5"/>
    <w:rsid w:val="636700A3"/>
    <w:rsid w:val="63A5C5DC"/>
    <w:rsid w:val="63F65EE9"/>
    <w:rsid w:val="6443285D"/>
    <w:rsid w:val="64C1A854"/>
    <w:rsid w:val="64DE9A57"/>
    <w:rsid w:val="6575E16F"/>
    <w:rsid w:val="65E0EDD2"/>
    <w:rsid w:val="669F0707"/>
    <w:rsid w:val="6830A404"/>
    <w:rsid w:val="6840D1E7"/>
    <w:rsid w:val="699073A1"/>
    <w:rsid w:val="69BDB1CE"/>
    <w:rsid w:val="69E87A18"/>
    <w:rsid w:val="69F52168"/>
    <w:rsid w:val="6A03933D"/>
    <w:rsid w:val="6A6DF2B9"/>
    <w:rsid w:val="6A7F4CAF"/>
    <w:rsid w:val="6AFEB2B9"/>
    <w:rsid w:val="6B252476"/>
    <w:rsid w:val="6B3FE2BC"/>
    <w:rsid w:val="6BD2C18A"/>
    <w:rsid w:val="6C13EF3B"/>
    <w:rsid w:val="6C9CAE29"/>
    <w:rsid w:val="6D7844DE"/>
    <w:rsid w:val="6E31E916"/>
    <w:rsid w:val="6EFB845A"/>
    <w:rsid w:val="6EFC8079"/>
    <w:rsid w:val="6F8FEF74"/>
    <w:rsid w:val="6FAE73AB"/>
    <w:rsid w:val="700ECE26"/>
    <w:rsid w:val="70501694"/>
    <w:rsid w:val="71C98F69"/>
    <w:rsid w:val="71F160EE"/>
    <w:rsid w:val="7220897F"/>
    <w:rsid w:val="733F78F4"/>
    <w:rsid w:val="7342A4C2"/>
    <w:rsid w:val="7364A4A5"/>
    <w:rsid w:val="739C9157"/>
    <w:rsid w:val="73A1DAFA"/>
    <w:rsid w:val="740C4194"/>
    <w:rsid w:val="741D64AF"/>
    <w:rsid w:val="75C8A563"/>
    <w:rsid w:val="75E5A3F4"/>
    <w:rsid w:val="7826BF3C"/>
    <w:rsid w:val="784D2A53"/>
    <w:rsid w:val="787D940D"/>
    <w:rsid w:val="78DD2C73"/>
    <w:rsid w:val="7A07124E"/>
    <w:rsid w:val="7AA3812E"/>
    <w:rsid w:val="7AC841BA"/>
    <w:rsid w:val="7BD80F24"/>
    <w:rsid w:val="7BEC0FD6"/>
    <w:rsid w:val="7C5DF3FD"/>
    <w:rsid w:val="7C82DF19"/>
    <w:rsid w:val="7D8D39B8"/>
    <w:rsid w:val="7D92B090"/>
    <w:rsid w:val="7E97C728"/>
    <w:rsid w:val="7EA36134"/>
    <w:rsid w:val="7EC3C88B"/>
    <w:rsid w:val="7EE3F6BC"/>
    <w:rsid w:val="7F211D8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F28DE"/>
  <w15:chartTrackingRefBased/>
  <w15:docId w15:val="{15C83BDC-D5EB-48A2-9A32-F14472FF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1FC"/>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6821FC"/>
    <w:pPr>
      <w:keepNext/>
      <w:keepLines/>
      <w:spacing w:before="4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A7293"/>
  </w:style>
  <w:style w:type="paragraph" w:styleId="Header">
    <w:name w:val="header"/>
    <w:basedOn w:val="Normal"/>
    <w:link w:val="HeaderChar"/>
    <w:uiPriority w:val="99"/>
    <w:unhideWhenUsed/>
    <w:rsid w:val="004A7293"/>
    <w:pPr>
      <w:tabs>
        <w:tab w:val="center" w:pos="4513"/>
        <w:tab w:val="right" w:pos="9026"/>
      </w:tabs>
    </w:pPr>
  </w:style>
  <w:style w:type="character" w:customStyle="1" w:styleId="HeaderChar">
    <w:name w:val="Header Char"/>
    <w:basedOn w:val="DefaultParagraphFont"/>
    <w:link w:val="Header"/>
    <w:uiPriority w:val="99"/>
    <w:rsid w:val="004A7293"/>
  </w:style>
  <w:style w:type="paragraph" w:styleId="Footer">
    <w:name w:val="footer"/>
    <w:basedOn w:val="Normal"/>
    <w:link w:val="FooterChar"/>
    <w:uiPriority w:val="99"/>
    <w:unhideWhenUsed/>
    <w:rsid w:val="004A7293"/>
    <w:pPr>
      <w:tabs>
        <w:tab w:val="center" w:pos="4513"/>
        <w:tab w:val="right" w:pos="9026"/>
      </w:tabs>
    </w:pPr>
  </w:style>
  <w:style w:type="character" w:customStyle="1" w:styleId="FooterChar">
    <w:name w:val="Footer Char"/>
    <w:basedOn w:val="DefaultParagraphFont"/>
    <w:link w:val="Footer"/>
    <w:uiPriority w:val="99"/>
    <w:rsid w:val="004A7293"/>
  </w:style>
  <w:style w:type="table" w:styleId="TableGrid">
    <w:name w:val="Table Grid"/>
    <w:basedOn w:val="TableNormal"/>
    <w:uiPriority w:val="39"/>
    <w:rsid w:val="004A7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4133"/>
    <w:pPr>
      <w:ind w:left="720"/>
      <w:contextualSpacing/>
    </w:pPr>
  </w:style>
  <w:style w:type="character" w:customStyle="1" w:styleId="Heading1Char">
    <w:name w:val="Heading 1 Char"/>
    <w:basedOn w:val="DefaultParagraphFont"/>
    <w:link w:val="Heading1"/>
    <w:uiPriority w:val="9"/>
    <w:rsid w:val="006821FC"/>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914A07"/>
    <w:pPr>
      <w:spacing w:line="259" w:lineRule="auto"/>
      <w:outlineLvl w:val="9"/>
    </w:pPr>
    <w:rPr>
      <w:kern w:val="0"/>
      <w:lang w:val="en-US"/>
      <w14:ligatures w14:val="none"/>
    </w:rPr>
  </w:style>
  <w:style w:type="paragraph" w:styleId="TOC1">
    <w:name w:val="toc 1"/>
    <w:basedOn w:val="Normal"/>
    <w:next w:val="Normal"/>
    <w:autoRedefine/>
    <w:uiPriority w:val="39"/>
    <w:unhideWhenUsed/>
    <w:rsid w:val="005226C4"/>
    <w:pPr>
      <w:spacing w:after="100"/>
    </w:pPr>
  </w:style>
  <w:style w:type="character" w:styleId="Hyperlink">
    <w:name w:val="Hyperlink"/>
    <w:basedOn w:val="DefaultParagraphFont"/>
    <w:uiPriority w:val="99"/>
    <w:unhideWhenUsed/>
    <w:rsid w:val="005226C4"/>
    <w:rPr>
      <w:color w:val="0563C1" w:themeColor="hyperlink"/>
      <w:u w:val="single"/>
    </w:rPr>
  </w:style>
  <w:style w:type="character" w:customStyle="1" w:styleId="Heading2Char">
    <w:name w:val="Heading 2 Char"/>
    <w:basedOn w:val="DefaultParagraphFont"/>
    <w:link w:val="Heading2"/>
    <w:uiPriority w:val="9"/>
    <w:rsid w:val="006821FC"/>
    <w:rPr>
      <w:rFonts w:asciiTheme="majorHAnsi" w:eastAsiaTheme="majorEastAsia" w:hAnsiTheme="majorHAnsi" w:cstheme="majorBidi"/>
      <w:color w:val="2F5496" w:themeColor="accent1" w:themeShade="BF"/>
      <w:sz w:val="32"/>
      <w:szCs w:val="26"/>
    </w:rPr>
  </w:style>
  <w:style w:type="paragraph" w:styleId="TOC2">
    <w:name w:val="toc 2"/>
    <w:basedOn w:val="Normal"/>
    <w:next w:val="Normal"/>
    <w:autoRedefine/>
    <w:uiPriority w:val="39"/>
    <w:unhideWhenUsed/>
    <w:rsid w:val="00D7478F"/>
    <w:pPr>
      <w:spacing w:after="100"/>
      <w:ind w:left="240"/>
    </w:pPr>
  </w:style>
  <w:style w:type="paragraph" w:styleId="Revision">
    <w:name w:val="Revision"/>
    <w:hidden/>
    <w:uiPriority w:val="99"/>
    <w:semiHidden/>
    <w:rsid w:val="00CB130C"/>
  </w:style>
  <w:style w:type="paragraph" w:styleId="NoSpacing">
    <w:name w:val="No Spacing"/>
    <w:uiPriority w:val="1"/>
    <w:qFormat/>
    <w:rsid w:val="00D75C14"/>
  </w:style>
  <w:style w:type="paragraph" w:styleId="Title">
    <w:name w:val="Title"/>
    <w:basedOn w:val="Normal"/>
    <w:next w:val="Normal"/>
    <w:link w:val="TitleChar"/>
    <w:uiPriority w:val="10"/>
    <w:qFormat/>
    <w:rsid w:val="00AB52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2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2E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B52E5"/>
    <w:rPr>
      <w:rFonts w:eastAsiaTheme="minorEastAsia"/>
      <w:color w:val="5A5A5A" w:themeColor="text1" w:themeTint="A5"/>
      <w:spacing w:val="15"/>
      <w:sz w:val="22"/>
      <w:szCs w:val="22"/>
    </w:rPr>
  </w:style>
  <w:style w:type="character" w:customStyle="1" w:styleId="eop">
    <w:name w:val="eop"/>
    <w:basedOn w:val="DefaultParagraphFont"/>
    <w:rsid w:val="00DC2CAA"/>
  </w:style>
  <w:style w:type="character" w:styleId="UnresolvedMention">
    <w:name w:val="Unresolved Mention"/>
    <w:basedOn w:val="DefaultParagraphFont"/>
    <w:uiPriority w:val="99"/>
    <w:semiHidden/>
    <w:unhideWhenUsed/>
    <w:rsid w:val="00E61292"/>
    <w:rPr>
      <w:color w:val="605E5C"/>
      <w:shd w:val="clear" w:color="auto" w:fill="E1DFDD"/>
    </w:rPr>
  </w:style>
  <w:style w:type="table" w:styleId="GridTable1Light-Accent1">
    <w:name w:val="Grid Table 1 Light Accent 1"/>
    <w:basedOn w:val="TableNormal"/>
    <w:uiPriority w:val="46"/>
    <w:rsid w:val="00CB3DB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DF5BDD"/>
    <w:pPr>
      <w:autoSpaceDE w:val="0"/>
      <w:autoSpaceDN w:val="0"/>
      <w:adjustRightInd w:val="0"/>
    </w:pPr>
    <w:rPr>
      <w:rFonts w:ascii="Verdana" w:hAnsi="Verdana" w:cs="Verdana"/>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210">
      <w:bodyDiv w:val="1"/>
      <w:marLeft w:val="0"/>
      <w:marRight w:val="0"/>
      <w:marTop w:val="0"/>
      <w:marBottom w:val="0"/>
      <w:divBdr>
        <w:top w:val="none" w:sz="0" w:space="0" w:color="auto"/>
        <w:left w:val="none" w:sz="0" w:space="0" w:color="auto"/>
        <w:bottom w:val="none" w:sz="0" w:space="0" w:color="auto"/>
        <w:right w:val="none" w:sz="0" w:space="0" w:color="auto"/>
      </w:divBdr>
    </w:div>
    <w:div w:id="169876574">
      <w:bodyDiv w:val="1"/>
      <w:marLeft w:val="0"/>
      <w:marRight w:val="0"/>
      <w:marTop w:val="0"/>
      <w:marBottom w:val="0"/>
      <w:divBdr>
        <w:top w:val="none" w:sz="0" w:space="0" w:color="auto"/>
        <w:left w:val="none" w:sz="0" w:space="0" w:color="auto"/>
        <w:bottom w:val="none" w:sz="0" w:space="0" w:color="auto"/>
        <w:right w:val="none" w:sz="0" w:space="0" w:color="auto"/>
      </w:divBdr>
    </w:div>
    <w:div w:id="192570852">
      <w:bodyDiv w:val="1"/>
      <w:marLeft w:val="0"/>
      <w:marRight w:val="0"/>
      <w:marTop w:val="0"/>
      <w:marBottom w:val="0"/>
      <w:divBdr>
        <w:top w:val="none" w:sz="0" w:space="0" w:color="auto"/>
        <w:left w:val="none" w:sz="0" w:space="0" w:color="auto"/>
        <w:bottom w:val="none" w:sz="0" w:space="0" w:color="auto"/>
        <w:right w:val="none" w:sz="0" w:space="0" w:color="auto"/>
      </w:divBdr>
    </w:div>
    <w:div w:id="338433528">
      <w:bodyDiv w:val="1"/>
      <w:marLeft w:val="0"/>
      <w:marRight w:val="0"/>
      <w:marTop w:val="0"/>
      <w:marBottom w:val="0"/>
      <w:divBdr>
        <w:top w:val="none" w:sz="0" w:space="0" w:color="auto"/>
        <w:left w:val="none" w:sz="0" w:space="0" w:color="auto"/>
        <w:bottom w:val="none" w:sz="0" w:space="0" w:color="auto"/>
        <w:right w:val="none" w:sz="0" w:space="0" w:color="auto"/>
      </w:divBdr>
    </w:div>
    <w:div w:id="724255996">
      <w:bodyDiv w:val="1"/>
      <w:marLeft w:val="0"/>
      <w:marRight w:val="0"/>
      <w:marTop w:val="0"/>
      <w:marBottom w:val="0"/>
      <w:divBdr>
        <w:top w:val="none" w:sz="0" w:space="0" w:color="auto"/>
        <w:left w:val="none" w:sz="0" w:space="0" w:color="auto"/>
        <w:bottom w:val="none" w:sz="0" w:space="0" w:color="auto"/>
        <w:right w:val="none" w:sz="0" w:space="0" w:color="auto"/>
      </w:divBdr>
      <w:divsChild>
        <w:div w:id="23869969">
          <w:marLeft w:val="0"/>
          <w:marRight w:val="0"/>
          <w:marTop w:val="0"/>
          <w:marBottom w:val="0"/>
          <w:divBdr>
            <w:top w:val="none" w:sz="0" w:space="0" w:color="auto"/>
            <w:left w:val="none" w:sz="0" w:space="0" w:color="auto"/>
            <w:bottom w:val="none" w:sz="0" w:space="0" w:color="auto"/>
            <w:right w:val="none" w:sz="0" w:space="0" w:color="auto"/>
          </w:divBdr>
          <w:divsChild>
            <w:div w:id="1783767503">
              <w:marLeft w:val="0"/>
              <w:marRight w:val="0"/>
              <w:marTop w:val="0"/>
              <w:marBottom w:val="0"/>
              <w:divBdr>
                <w:top w:val="single" w:sz="2" w:space="0" w:color="D9D9E3"/>
                <w:left w:val="single" w:sz="2" w:space="0" w:color="D9D9E3"/>
                <w:bottom w:val="single" w:sz="2" w:space="0" w:color="D9D9E3"/>
                <w:right w:val="single" w:sz="2" w:space="0" w:color="D9D9E3"/>
              </w:divBdr>
              <w:divsChild>
                <w:div w:id="1621952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7928931">
          <w:marLeft w:val="0"/>
          <w:marRight w:val="0"/>
          <w:marTop w:val="0"/>
          <w:marBottom w:val="0"/>
          <w:divBdr>
            <w:top w:val="single" w:sz="2" w:space="0" w:color="D9D9E3"/>
            <w:left w:val="single" w:sz="2" w:space="0" w:color="D9D9E3"/>
            <w:bottom w:val="single" w:sz="2" w:space="0" w:color="D9D9E3"/>
            <w:right w:val="single" w:sz="2" w:space="0" w:color="D9D9E3"/>
          </w:divBdr>
          <w:divsChild>
            <w:div w:id="501552216">
              <w:marLeft w:val="0"/>
              <w:marRight w:val="0"/>
              <w:marTop w:val="0"/>
              <w:marBottom w:val="0"/>
              <w:divBdr>
                <w:top w:val="single" w:sz="2" w:space="0" w:color="D9D9E3"/>
                <w:left w:val="single" w:sz="2" w:space="0" w:color="D9D9E3"/>
                <w:bottom w:val="single" w:sz="2" w:space="0" w:color="D9D9E3"/>
                <w:right w:val="single" w:sz="2" w:space="0" w:color="D9D9E3"/>
              </w:divBdr>
              <w:divsChild>
                <w:div w:id="1758360008">
                  <w:marLeft w:val="0"/>
                  <w:marRight w:val="0"/>
                  <w:marTop w:val="0"/>
                  <w:marBottom w:val="0"/>
                  <w:divBdr>
                    <w:top w:val="single" w:sz="2" w:space="0" w:color="D9D9E3"/>
                    <w:left w:val="single" w:sz="2" w:space="0" w:color="D9D9E3"/>
                    <w:bottom w:val="single" w:sz="2" w:space="0" w:color="D9D9E3"/>
                    <w:right w:val="single" w:sz="2" w:space="0" w:color="D9D9E3"/>
                  </w:divBdr>
                  <w:divsChild>
                    <w:div w:id="835612219">
                      <w:marLeft w:val="0"/>
                      <w:marRight w:val="0"/>
                      <w:marTop w:val="0"/>
                      <w:marBottom w:val="0"/>
                      <w:divBdr>
                        <w:top w:val="single" w:sz="2" w:space="0" w:color="D9D9E3"/>
                        <w:left w:val="single" w:sz="2" w:space="0" w:color="D9D9E3"/>
                        <w:bottom w:val="single" w:sz="2" w:space="0" w:color="D9D9E3"/>
                        <w:right w:val="single" w:sz="2" w:space="0" w:color="D9D9E3"/>
                      </w:divBdr>
                      <w:divsChild>
                        <w:div w:id="177431864">
                          <w:marLeft w:val="0"/>
                          <w:marRight w:val="0"/>
                          <w:marTop w:val="0"/>
                          <w:marBottom w:val="0"/>
                          <w:divBdr>
                            <w:top w:val="single" w:sz="2" w:space="0" w:color="auto"/>
                            <w:left w:val="single" w:sz="2" w:space="0" w:color="auto"/>
                            <w:bottom w:val="single" w:sz="6" w:space="0" w:color="auto"/>
                            <w:right w:val="single" w:sz="2" w:space="0" w:color="auto"/>
                          </w:divBdr>
                          <w:divsChild>
                            <w:div w:id="2070104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29772847">
                                  <w:marLeft w:val="0"/>
                                  <w:marRight w:val="0"/>
                                  <w:marTop w:val="0"/>
                                  <w:marBottom w:val="0"/>
                                  <w:divBdr>
                                    <w:top w:val="single" w:sz="2" w:space="0" w:color="D9D9E3"/>
                                    <w:left w:val="single" w:sz="2" w:space="0" w:color="D9D9E3"/>
                                    <w:bottom w:val="single" w:sz="2" w:space="0" w:color="D9D9E3"/>
                                    <w:right w:val="single" w:sz="2" w:space="0" w:color="D9D9E3"/>
                                  </w:divBdr>
                                  <w:divsChild>
                                    <w:div w:id="1328947860">
                                      <w:marLeft w:val="0"/>
                                      <w:marRight w:val="0"/>
                                      <w:marTop w:val="0"/>
                                      <w:marBottom w:val="0"/>
                                      <w:divBdr>
                                        <w:top w:val="single" w:sz="2" w:space="0" w:color="D9D9E3"/>
                                        <w:left w:val="single" w:sz="2" w:space="0" w:color="D9D9E3"/>
                                        <w:bottom w:val="single" w:sz="2" w:space="0" w:color="D9D9E3"/>
                                        <w:right w:val="single" w:sz="2" w:space="0" w:color="D9D9E3"/>
                                      </w:divBdr>
                                      <w:divsChild>
                                        <w:div w:id="1922592828">
                                          <w:marLeft w:val="0"/>
                                          <w:marRight w:val="0"/>
                                          <w:marTop w:val="0"/>
                                          <w:marBottom w:val="0"/>
                                          <w:divBdr>
                                            <w:top w:val="single" w:sz="2" w:space="0" w:color="D9D9E3"/>
                                            <w:left w:val="single" w:sz="2" w:space="0" w:color="D9D9E3"/>
                                            <w:bottom w:val="single" w:sz="2" w:space="0" w:color="D9D9E3"/>
                                            <w:right w:val="single" w:sz="2" w:space="0" w:color="D9D9E3"/>
                                          </w:divBdr>
                                          <w:divsChild>
                                            <w:div w:id="1665620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2148995">
      <w:bodyDiv w:val="1"/>
      <w:marLeft w:val="0"/>
      <w:marRight w:val="0"/>
      <w:marTop w:val="0"/>
      <w:marBottom w:val="0"/>
      <w:divBdr>
        <w:top w:val="none" w:sz="0" w:space="0" w:color="auto"/>
        <w:left w:val="none" w:sz="0" w:space="0" w:color="auto"/>
        <w:bottom w:val="none" w:sz="0" w:space="0" w:color="auto"/>
        <w:right w:val="none" w:sz="0" w:space="0" w:color="auto"/>
      </w:divBdr>
    </w:div>
    <w:div w:id="817841836">
      <w:bodyDiv w:val="1"/>
      <w:marLeft w:val="0"/>
      <w:marRight w:val="0"/>
      <w:marTop w:val="0"/>
      <w:marBottom w:val="0"/>
      <w:divBdr>
        <w:top w:val="none" w:sz="0" w:space="0" w:color="auto"/>
        <w:left w:val="none" w:sz="0" w:space="0" w:color="auto"/>
        <w:bottom w:val="none" w:sz="0" w:space="0" w:color="auto"/>
        <w:right w:val="none" w:sz="0" w:space="0" w:color="auto"/>
      </w:divBdr>
      <w:divsChild>
        <w:div w:id="47655847">
          <w:marLeft w:val="0"/>
          <w:marRight w:val="0"/>
          <w:marTop w:val="0"/>
          <w:marBottom w:val="0"/>
          <w:divBdr>
            <w:top w:val="none" w:sz="0" w:space="0" w:color="auto"/>
            <w:left w:val="none" w:sz="0" w:space="0" w:color="auto"/>
            <w:bottom w:val="none" w:sz="0" w:space="0" w:color="auto"/>
            <w:right w:val="none" w:sz="0" w:space="0" w:color="auto"/>
          </w:divBdr>
          <w:divsChild>
            <w:div w:id="1372337696">
              <w:marLeft w:val="0"/>
              <w:marRight w:val="0"/>
              <w:marTop w:val="0"/>
              <w:marBottom w:val="0"/>
              <w:divBdr>
                <w:top w:val="single" w:sz="2" w:space="0" w:color="D9D9E3"/>
                <w:left w:val="single" w:sz="2" w:space="0" w:color="D9D9E3"/>
                <w:bottom w:val="single" w:sz="2" w:space="0" w:color="D9D9E3"/>
                <w:right w:val="single" w:sz="2" w:space="0" w:color="D9D9E3"/>
              </w:divBdr>
              <w:divsChild>
                <w:div w:id="1536846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970884">
          <w:marLeft w:val="0"/>
          <w:marRight w:val="0"/>
          <w:marTop w:val="0"/>
          <w:marBottom w:val="0"/>
          <w:divBdr>
            <w:top w:val="single" w:sz="2" w:space="0" w:color="D9D9E3"/>
            <w:left w:val="single" w:sz="2" w:space="0" w:color="D9D9E3"/>
            <w:bottom w:val="single" w:sz="2" w:space="0" w:color="D9D9E3"/>
            <w:right w:val="single" w:sz="2" w:space="0" w:color="D9D9E3"/>
          </w:divBdr>
          <w:divsChild>
            <w:div w:id="1771271745">
              <w:marLeft w:val="0"/>
              <w:marRight w:val="0"/>
              <w:marTop w:val="0"/>
              <w:marBottom w:val="0"/>
              <w:divBdr>
                <w:top w:val="single" w:sz="2" w:space="0" w:color="D9D9E3"/>
                <w:left w:val="single" w:sz="2" w:space="0" w:color="D9D9E3"/>
                <w:bottom w:val="single" w:sz="2" w:space="0" w:color="D9D9E3"/>
                <w:right w:val="single" w:sz="2" w:space="0" w:color="D9D9E3"/>
              </w:divBdr>
              <w:divsChild>
                <w:div w:id="1687101405">
                  <w:marLeft w:val="0"/>
                  <w:marRight w:val="0"/>
                  <w:marTop w:val="0"/>
                  <w:marBottom w:val="0"/>
                  <w:divBdr>
                    <w:top w:val="single" w:sz="2" w:space="0" w:color="D9D9E3"/>
                    <w:left w:val="single" w:sz="2" w:space="0" w:color="D9D9E3"/>
                    <w:bottom w:val="single" w:sz="2" w:space="0" w:color="D9D9E3"/>
                    <w:right w:val="single" w:sz="2" w:space="0" w:color="D9D9E3"/>
                  </w:divBdr>
                  <w:divsChild>
                    <w:div w:id="1334648573">
                      <w:marLeft w:val="0"/>
                      <w:marRight w:val="0"/>
                      <w:marTop w:val="0"/>
                      <w:marBottom w:val="0"/>
                      <w:divBdr>
                        <w:top w:val="single" w:sz="2" w:space="0" w:color="D9D9E3"/>
                        <w:left w:val="single" w:sz="2" w:space="0" w:color="D9D9E3"/>
                        <w:bottom w:val="single" w:sz="2" w:space="0" w:color="D9D9E3"/>
                        <w:right w:val="single" w:sz="2" w:space="0" w:color="D9D9E3"/>
                      </w:divBdr>
                      <w:divsChild>
                        <w:div w:id="753475415">
                          <w:marLeft w:val="0"/>
                          <w:marRight w:val="0"/>
                          <w:marTop w:val="0"/>
                          <w:marBottom w:val="0"/>
                          <w:divBdr>
                            <w:top w:val="single" w:sz="2" w:space="0" w:color="auto"/>
                            <w:left w:val="single" w:sz="2" w:space="0" w:color="auto"/>
                            <w:bottom w:val="single" w:sz="6" w:space="0" w:color="auto"/>
                            <w:right w:val="single" w:sz="2" w:space="0" w:color="auto"/>
                          </w:divBdr>
                          <w:divsChild>
                            <w:div w:id="2087071258">
                              <w:marLeft w:val="0"/>
                              <w:marRight w:val="0"/>
                              <w:marTop w:val="100"/>
                              <w:marBottom w:val="100"/>
                              <w:divBdr>
                                <w:top w:val="single" w:sz="2" w:space="0" w:color="D9D9E3"/>
                                <w:left w:val="single" w:sz="2" w:space="0" w:color="D9D9E3"/>
                                <w:bottom w:val="single" w:sz="2" w:space="0" w:color="D9D9E3"/>
                                <w:right w:val="single" w:sz="2" w:space="0" w:color="D9D9E3"/>
                              </w:divBdr>
                              <w:divsChild>
                                <w:div w:id="54164262">
                                  <w:marLeft w:val="0"/>
                                  <w:marRight w:val="0"/>
                                  <w:marTop w:val="0"/>
                                  <w:marBottom w:val="0"/>
                                  <w:divBdr>
                                    <w:top w:val="single" w:sz="2" w:space="0" w:color="D9D9E3"/>
                                    <w:left w:val="single" w:sz="2" w:space="0" w:color="D9D9E3"/>
                                    <w:bottom w:val="single" w:sz="2" w:space="0" w:color="D9D9E3"/>
                                    <w:right w:val="single" w:sz="2" w:space="0" w:color="D9D9E3"/>
                                  </w:divBdr>
                                  <w:divsChild>
                                    <w:div w:id="1955401989">
                                      <w:marLeft w:val="0"/>
                                      <w:marRight w:val="0"/>
                                      <w:marTop w:val="0"/>
                                      <w:marBottom w:val="0"/>
                                      <w:divBdr>
                                        <w:top w:val="single" w:sz="2" w:space="0" w:color="D9D9E3"/>
                                        <w:left w:val="single" w:sz="2" w:space="0" w:color="D9D9E3"/>
                                        <w:bottom w:val="single" w:sz="2" w:space="0" w:color="D9D9E3"/>
                                        <w:right w:val="single" w:sz="2" w:space="0" w:color="D9D9E3"/>
                                      </w:divBdr>
                                      <w:divsChild>
                                        <w:div w:id="1719626442">
                                          <w:marLeft w:val="0"/>
                                          <w:marRight w:val="0"/>
                                          <w:marTop w:val="0"/>
                                          <w:marBottom w:val="0"/>
                                          <w:divBdr>
                                            <w:top w:val="single" w:sz="2" w:space="0" w:color="D9D9E3"/>
                                            <w:left w:val="single" w:sz="2" w:space="0" w:color="D9D9E3"/>
                                            <w:bottom w:val="single" w:sz="2" w:space="0" w:color="D9D9E3"/>
                                            <w:right w:val="single" w:sz="2" w:space="0" w:color="D9D9E3"/>
                                          </w:divBdr>
                                          <w:divsChild>
                                            <w:div w:id="90402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329287">
      <w:bodyDiv w:val="1"/>
      <w:marLeft w:val="0"/>
      <w:marRight w:val="0"/>
      <w:marTop w:val="0"/>
      <w:marBottom w:val="0"/>
      <w:divBdr>
        <w:top w:val="none" w:sz="0" w:space="0" w:color="auto"/>
        <w:left w:val="none" w:sz="0" w:space="0" w:color="auto"/>
        <w:bottom w:val="none" w:sz="0" w:space="0" w:color="auto"/>
        <w:right w:val="none" w:sz="0" w:space="0" w:color="auto"/>
      </w:divBdr>
    </w:div>
    <w:div w:id="924920265">
      <w:bodyDiv w:val="1"/>
      <w:marLeft w:val="0"/>
      <w:marRight w:val="0"/>
      <w:marTop w:val="0"/>
      <w:marBottom w:val="0"/>
      <w:divBdr>
        <w:top w:val="none" w:sz="0" w:space="0" w:color="auto"/>
        <w:left w:val="none" w:sz="0" w:space="0" w:color="auto"/>
        <w:bottom w:val="none" w:sz="0" w:space="0" w:color="auto"/>
        <w:right w:val="none" w:sz="0" w:space="0" w:color="auto"/>
      </w:divBdr>
    </w:div>
    <w:div w:id="1262686528">
      <w:bodyDiv w:val="1"/>
      <w:marLeft w:val="0"/>
      <w:marRight w:val="0"/>
      <w:marTop w:val="0"/>
      <w:marBottom w:val="0"/>
      <w:divBdr>
        <w:top w:val="none" w:sz="0" w:space="0" w:color="auto"/>
        <w:left w:val="none" w:sz="0" w:space="0" w:color="auto"/>
        <w:bottom w:val="none" w:sz="0" w:space="0" w:color="auto"/>
        <w:right w:val="none" w:sz="0" w:space="0" w:color="auto"/>
      </w:divBdr>
    </w:div>
    <w:div w:id="1270894900">
      <w:bodyDiv w:val="1"/>
      <w:marLeft w:val="0"/>
      <w:marRight w:val="0"/>
      <w:marTop w:val="0"/>
      <w:marBottom w:val="0"/>
      <w:divBdr>
        <w:top w:val="none" w:sz="0" w:space="0" w:color="auto"/>
        <w:left w:val="none" w:sz="0" w:space="0" w:color="auto"/>
        <w:bottom w:val="none" w:sz="0" w:space="0" w:color="auto"/>
        <w:right w:val="none" w:sz="0" w:space="0" w:color="auto"/>
      </w:divBdr>
    </w:div>
    <w:div w:id="1532567236">
      <w:bodyDiv w:val="1"/>
      <w:marLeft w:val="0"/>
      <w:marRight w:val="0"/>
      <w:marTop w:val="0"/>
      <w:marBottom w:val="0"/>
      <w:divBdr>
        <w:top w:val="none" w:sz="0" w:space="0" w:color="auto"/>
        <w:left w:val="none" w:sz="0" w:space="0" w:color="auto"/>
        <w:bottom w:val="none" w:sz="0" w:space="0" w:color="auto"/>
        <w:right w:val="none" w:sz="0" w:space="0" w:color="auto"/>
      </w:divBdr>
      <w:divsChild>
        <w:div w:id="771897268">
          <w:marLeft w:val="0"/>
          <w:marRight w:val="0"/>
          <w:marTop w:val="0"/>
          <w:marBottom w:val="0"/>
          <w:divBdr>
            <w:top w:val="single" w:sz="2" w:space="0" w:color="D9D9E3"/>
            <w:left w:val="single" w:sz="2" w:space="0" w:color="D9D9E3"/>
            <w:bottom w:val="single" w:sz="2" w:space="0" w:color="D9D9E3"/>
            <w:right w:val="single" w:sz="2" w:space="0" w:color="D9D9E3"/>
          </w:divBdr>
          <w:divsChild>
            <w:div w:id="1221819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247412">
          <w:marLeft w:val="0"/>
          <w:marRight w:val="0"/>
          <w:marTop w:val="0"/>
          <w:marBottom w:val="0"/>
          <w:divBdr>
            <w:top w:val="single" w:sz="2" w:space="0" w:color="D9D9E3"/>
            <w:left w:val="single" w:sz="2" w:space="0" w:color="D9D9E3"/>
            <w:bottom w:val="single" w:sz="2" w:space="0" w:color="D9D9E3"/>
            <w:right w:val="single" w:sz="2" w:space="0" w:color="D9D9E3"/>
          </w:divBdr>
          <w:divsChild>
            <w:div w:id="222062005">
              <w:marLeft w:val="0"/>
              <w:marRight w:val="0"/>
              <w:marTop w:val="0"/>
              <w:marBottom w:val="0"/>
              <w:divBdr>
                <w:top w:val="single" w:sz="2" w:space="0" w:color="D9D9E3"/>
                <w:left w:val="single" w:sz="2" w:space="0" w:color="D9D9E3"/>
                <w:bottom w:val="single" w:sz="2" w:space="0" w:color="D9D9E3"/>
                <w:right w:val="single" w:sz="2" w:space="0" w:color="D9D9E3"/>
              </w:divBdr>
              <w:divsChild>
                <w:div w:id="141893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9778868">
      <w:bodyDiv w:val="1"/>
      <w:marLeft w:val="0"/>
      <w:marRight w:val="0"/>
      <w:marTop w:val="0"/>
      <w:marBottom w:val="0"/>
      <w:divBdr>
        <w:top w:val="none" w:sz="0" w:space="0" w:color="auto"/>
        <w:left w:val="none" w:sz="0" w:space="0" w:color="auto"/>
        <w:bottom w:val="none" w:sz="0" w:space="0" w:color="auto"/>
        <w:right w:val="none" w:sz="0" w:space="0" w:color="auto"/>
      </w:divBdr>
      <w:divsChild>
        <w:div w:id="163398984">
          <w:marLeft w:val="0"/>
          <w:marRight w:val="0"/>
          <w:marTop w:val="0"/>
          <w:marBottom w:val="0"/>
          <w:divBdr>
            <w:top w:val="single" w:sz="2" w:space="0" w:color="D9D9E3"/>
            <w:left w:val="single" w:sz="2" w:space="0" w:color="D9D9E3"/>
            <w:bottom w:val="single" w:sz="2" w:space="0" w:color="D9D9E3"/>
            <w:right w:val="single" w:sz="2" w:space="0" w:color="D9D9E3"/>
          </w:divBdr>
          <w:divsChild>
            <w:div w:id="97900096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342">
                  <w:marLeft w:val="0"/>
                  <w:marRight w:val="0"/>
                  <w:marTop w:val="0"/>
                  <w:marBottom w:val="0"/>
                  <w:divBdr>
                    <w:top w:val="single" w:sz="2" w:space="0" w:color="D9D9E3"/>
                    <w:left w:val="single" w:sz="2" w:space="0" w:color="D9D9E3"/>
                    <w:bottom w:val="single" w:sz="2" w:space="0" w:color="D9D9E3"/>
                    <w:right w:val="single" w:sz="2" w:space="0" w:color="D9D9E3"/>
                  </w:divBdr>
                  <w:divsChild>
                    <w:div w:id="870266129">
                      <w:marLeft w:val="0"/>
                      <w:marRight w:val="0"/>
                      <w:marTop w:val="0"/>
                      <w:marBottom w:val="0"/>
                      <w:divBdr>
                        <w:top w:val="single" w:sz="2" w:space="0" w:color="D9D9E3"/>
                        <w:left w:val="single" w:sz="2" w:space="0" w:color="D9D9E3"/>
                        <w:bottom w:val="single" w:sz="2" w:space="0" w:color="D9D9E3"/>
                        <w:right w:val="single" w:sz="2" w:space="0" w:color="D9D9E3"/>
                      </w:divBdr>
                      <w:divsChild>
                        <w:div w:id="1575893271">
                          <w:marLeft w:val="0"/>
                          <w:marRight w:val="0"/>
                          <w:marTop w:val="0"/>
                          <w:marBottom w:val="0"/>
                          <w:divBdr>
                            <w:top w:val="single" w:sz="2" w:space="0" w:color="auto"/>
                            <w:left w:val="single" w:sz="2" w:space="0" w:color="auto"/>
                            <w:bottom w:val="single" w:sz="6" w:space="0" w:color="auto"/>
                            <w:right w:val="single" w:sz="2" w:space="0" w:color="auto"/>
                          </w:divBdr>
                          <w:divsChild>
                            <w:div w:id="1135299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71913">
                                  <w:marLeft w:val="0"/>
                                  <w:marRight w:val="0"/>
                                  <w:marTop w:val="0"/>
                                  <w:marBottom w:val="0"/>
                                  <w:divBdr>
                                    <w:top w:val="single" w:sz="2" w:space="0" w:color="D9D9E3"/>
                                    <w:left w:val="single" w:sz="2" w:space="0" w:color="D9D9E3"/>
                                    <w:bottom w:val="single" w:sz="2" w:space="0" w:color="D9D9E3"/>
                                    <w:right w:val="single" w:sz="2" w:space="0" w:color="D9D9E3"/>
                                  </w:divBdr>
                                  <w:divsChild>
                                    <w:div w:id="1989699319">
                                      <w:marLeft w:val="0"/>
                                      <w:marRight w:val="0"/>
                                      <w:marTop w:val="0"/>
                                      <w:marBottom w:val="0"/>
                                      <w:divBdr>
                                        <w:top w:val="single" w:sz="2" w:space="0" w:color="D9D9E3"/>
                                        <w:left w:val="single" w:sz="2" w:space="0" w:color="D9D9E3"/>
                                        <w:bottom w:val="single" w:sz="2" w:space="0" w:color="D9D9E3"/>
                                        <w:right w:val="single" w:sz="2" w:space="0" w:color="D9D9E3"/>
                                      </w:divBdr>
                                      <w:divsChild>
                                        <w:div w:id="405348427">
                                          <w:marLeft w:val="0"/>
                                          <w:marRight w:val="0"/>
                                          <w:marTop w:val="0"/>
                                          <w:marBottom w:val="0"/>
                                          <w:divBdr>
                                            <w:top w:val="single" w:sz="2" w:space="0" w:color="D9D9E3"/>
                                            <w:left w:val="single" w:sz="2" w:space="0" w:color="D9D9E3"/>
                                            <w:bottom w:val="single" w:sz="2" w:space="0" w:color="D9D9E3"/>
                                            <w:right w:val="single" w:sz="2" w:space="0" w:color="D9D9E3"/>
                                          </w:divBdr>
                                          <w:divsChild>
                                            <w:div w:id="763573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2583302">
          <w:marLeft w:val="0"/>
          <w:marRight w:val="0"/>
          <w:marTop w:val="0"/>
          <w:marBottom w:val="0"/>
          <w:divBdr>
            <w:top w:val="none" w:sz="0" w:space="0" w:color="auto"/>
            <w:left w:val="none" w:sz="0" w:space="0" w:color="auto"/>
            <w:bottom w:val="none" w:sz="0" w:space="0" w:color="auto"/>
            <w:right w:val="none" w:sz="0" w:space="0" w:color="auto"/>
          </w:divBdr>
          <w:divsChild>
            <w:div w:id="1887256272">
              <w:marLeft w:val="0"/>
              <w:marRight w:val="0"/>
              <w:marTop w:val="0"/>
              <w:marBottom w:val="0"/>
              <w:divBdr>
                <w:top w:val="single" w:sz="2" w:space="0" w:color="D9D9E3"/>
                <w:left w:val="single" w:sz="2" w:space="0" w:color="D9D9E3"/>
                <w:bottom w:val="single" w:sz="2" w:space="0" w:color="D9D9E3"/>
                <w:right w:val="single" w:sz="2" w:space="0" w:color="D9D9E3"/>
              </w:divBdr>
              <w:divsChild>
                <w:div w:id="184813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5169995">
      <w:bodyDiv w:val="1"/>
      <w:marLeft w:val="0"/>
      <w:marRight w:val="0"/>
      <w:marTop w:val="0"/>
      <w:marBottom w:val="0"/>
      <w:divBdr>
        <w:top w:val="none" w:sz="0" w:space="0" w:color="auto"/>
        <w:left w:val="none" w:sz="0" w:space="0" w:color="auto"/>
        <w:bottom w:val="none" w:sz="0" w:space="0" w:color="auto"/>
        <w:right w:val="none" w:sz="0" w:space="0" w:color="auto"/>
      </w:divBdr>
    </w:div>
    <w:div w:id="1876963120">
      <w:bodyDiv w:val="1"/>
      <w:marLeft w:val="0"/>
      <w:marRight w:val="0"/>
      <w:marTop w:val="0"/>
      <w:marBottom w:val="0"/>
      <w:divBdr>
        <w:top w:val="none" w:sz="0" w:space="0" w:color="auto"/>
        <w:left w:val="none" w:sz="0" w:space="0" w:color="auto"/>
        <w:bottom w:val="none" w:sz="0" w:space="0" w:color="auto"/>
        <w:right w:val="none" w:sz="0" w:space="0" w:color="auto"/>
      </w:divBdr>
      <w:divsChild>
        <w:div w:id="86584035">
          <w:marLeft w:val="0"/>
          <w:marRight w:val="0"/>
          <w:marTop w:val="0"/>
          <w:marBottom w:val="0"/>
          <w:divBdr>
            <w:top w:val="single" w:sz="2" w:space="0" w:color="D9D9E3"/>
            <w:left w:val="single" w:sz="2" w:space="0" w:color="D9D9E3"/>
            <w:bottom w:val="single" w:sz="2" w:space="0" w:color="D9D9E3"/>
            <w:right w:val="single" w:sz="2" w:space="0" w:color="D9D9E3"/>
          </w:divBdr>
          <w:divsChild>
            <w:div w:id="1356930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693331">
          <w:marLeft w:val="0"/>
          <w:marRight w:val="0"/>
          <w:marTop w:val="0"/>
          <w:marBottom w:val="0"/>
          <w:divBdr>
            <w:top w:val="single" w:sz="2" w:space="0" w:color="D9D9E3"/>
            <w:left w:val="single" w:sz="2" w:space="0" w:color="D9D9E3"/>
            <w:bottom w:val="single" w:sz="2" w:space="0" w:color="D9D9E3"/>
            <w:right w:val="single" w:sz="2" w:space="0" w:color="D9D9E3"/>
          </w:divBdr>
          <w:divsChild>
            <w:div w:id="462310843">
              <w:marLeft w:val="0"/>
              <w:marRight w:val="0"/>
              <w:marTop w:val="0"/>
              <w:marBottom w:val="0"/>
              <w:divBdr>
                <w:top w:val="single" w:sz="2" w:space="0" w:color="D9D9E3"/>
                <w:left w:val="single" w:sz="2" w:space="0" w:color="D9D9E3"/>
                <w:bottom w:val="single" w:sz="2" w:space="0" w:color="D9D9E3"/>
                <w:right w:val="single" w:sz="2" w:space="0" w:color="D9D9E3"/>
              </w:divBdr>
              <w:divsChild>
                <w:div w:id="143320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92847691">
      <w:bodyDiv w:val="1"/>
      <w:marLeft w:val="0"/>
      <w:marRight w:val="0"/>
      <w:marTop w:val="0"/>
      <w:marBottom w:val="0"/>
      <w:divBdr>
        <w:top w:val="none" w:sz="0" w:space="0" w:color="auto"/>
        <w:left w:val="none" w:sz="0" w:space="0" w:color="auto"/>
        <w:bottom w:val="none" w:sz="0" w:space="0" w:color="auto"/>
        <w:right w:val="none" w:sz="0" w:space="0" w:color="auto"/>
      </w:divBdr>
      <w:divsChild>
        <w:div w:id="281961816">
          <w:marLeft w:val="0"/>
          <w:marRight w:val="0"/>
          <w:marTop w:val="0"/>
          <w:marBottom w:val="0"/>
          <w:divBdr>
            <w:top w:val="none" w:sz="0" w:space="0" w:color="auto"/>
            <w:left w:val="none" w:sz="0" w:space="0" w:color="auto"/>
            <w:bottom w:val="none" w:sz="0" w:space="0" w:color="auto"/>
            <w:right w:val="none" w:sz="0" w:space="0" w:color="auto"/>
          </w:divBdr>
          <w:divsChild>
            <w:div w:id="826361915">
              <w:marLeft w:val="0"/>
              <w:marRight w:val="0"/>
              <w:marTop w:val="0"/>
              <w:marBottom w:val="0"/>
              <w:divBdr>
                <w:top w:val="single" w:sz="2" w:space="0" w:color="D9D9E3"/>
                <w:left w:val="single" w:sz="2" w:space="0" w:color="D9D9E3"/>
                <w:bottom w:val="single" w:sz="2" w:space="0" w:color="D9D9E3"/>
                <w:right w:val="single" w:sz="2" w:space="0" w:color="D9D9E3"/>
              </w:divBdr>
              <w:divsChild>
                <w:div w:id="1686597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5890397">
          <w:marLeft w:val="0"/>
          <w:marRight w:val="0"/>
          <w:marTop w:val="0"/>
          <w:marBottom w:val="0"/>
          <w:divBdr>
            <w:top w:val="single" w:sz="2" w:space="0" w:color="D9D9E3"/>
            <w:left w:val="single" w:sz="2" w:space="0" w:color="D9D9E3"/>
            <w:bottom w:val="single" w:sz="2" w:space="0" w:color="D9D9E3"/>
            <w:right w:val="single" w:sz="2" w:space="0" w:color="D9D9E3"/>
          </w:divBdr>
          <w:divsChild>
            <w:div w:id="197471341">
              <w:marLeft w:val="0"/>
              <w:marRight w:val="0"/>
              <w:marTop w:val="0"/>
              <w:marBottom w:val="0"/>
              <w:divBdr>
                <w:top w:val="single" w:sz="2" w:space="0" w:color="D9D9E3"/>
                <w:left w:val="single" w:sz="2" w:space="0" w:color="D9D9E3"/>
                <w:bottom w:val="single" w:sz="2" w:space="0" w:color="D9D9E3"/>
                <w:right w:val="single" w:sz="2" w:space="0" w:color="D9D9E3"/>
              </w:divBdr>
              <w:divsChild>
                <w:div w:id="1123110994">
                  <w:marLeft w:val="0"/>
                  <w:marRight w:val="0"/>
                  <w:marTop w:val="0"/>
                  <w:marBottom w:val="0"/>
                  <w:divBdr>
                    <w:top w:val="single" w:sz="2" w:space="0" w:color="D9D9E3"/>
                    <w:left w:val="single" w:sz="2" w:space="0" w:color="D9D9E3"/>
                    <w:bottom w:val="single" w:sz="2" w:space="0" w:color="D9D9E3"/>
                    <w:right w:val="single" w:sz="2" w:space="0" w:color="D9D9E3"/>
                  </w:divBdr>
                  <w:divsChild>
                    <w:div w:id="1649554751">
                      <w:marLeft w:val="0"/>
                      <w:marRight w:val="0"/>
                      <w:marTop w:val="0"/>
                      <w:marBottom w:val="0"/>
                      <w:divBdr>
                        <w:top w:val="single" w:sz="2" w:space="0" w:color="D9D9E3"/>
                        <w:left w:val="single" w:sz="2" w:space="0" w:color="D9D9E3"/>
                        <w:bottom w:val="single" w:sz="2" w:space="0" w:color="D9D9E3"/>
                        <w:right w:val="single" w:sz="2" w:space="0" w:color="D9D9E3"/>
                      </w:divBdr>
                      <w:divsChild>
                        <w:div w:id="1086999306">
                          <w:marLeft w:val="0"/>
                          <w:marRight w:val="0"/>
                          <w:marTop w:val="0"/>
                          <w:marBottom w:val="0"/>
                          <w:divBdr>
                            <w:top w:val="single" w:sz="2" w:space="0" w:color="auto"/>
                            <w:left w:val="single" w:sz="2" w:space="0" w:color="auto"/>
                            <w:bottom w:val="single" w:sz="6" w:space="0" w:color="auto"/>
                            <w:right w:val="single" w:sz="2" w:space="0" w:color="auto"/>
                          </w:divBdr>
                          <w:divsChild>
                            <w:div w:id="1689216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676486">
                                  <w:marLeft w:val="0"/>
                                  <w:marRight w:val="0"/>
                                  <w:marTop w:val="0"/>
                                  <w:marBottom w:val="0"/>
                                  <w:divBdr>
                                    <w:top w:val="single" w:sz="2" w:space="0" w:color="D9D9E3"/>
                                    <w:left w:val="single" w:sz="2" w:space="0" w:color="D9D9E3"/>
                                    <w:bottom w:val="single" w:sz="2" w:space="0" w:color="D9D9E3"/>
                                    <w:right w:val="single" w:sz="2" w:space="0" w:color="D9D9E3"/>
                                  </w:divBdr>
                                  <w:divsChild>
                                    <w:div w:id="1190297575">
                                      <w:marLeft w:val="0"/>
                                      <w:marRight w:val="0"/>
                                      <w:marTop w:val="0"/>
                                      <w:marBottom w:val="0"/>
                                      <w:divBdr>
                                        <w:top w:val="single" w:sz="2" w:space="0" w:color="D9D9E3"/>
                                        <w:left w:val="single" w:sz="2" w:space="0" w:color="D9D9E3"/>
                                        <w:bottom w:val="single" w:sz="2" w:space="0" w:color="D9D9E3"/>
                                        <w:right w:val="single" w:sz="2" w:space="0" w:color="D9D9E3"/>
                                      </w:divBdr>
                                      <w:divsChild>
                                        <w:div w:id="1489980306">
                                          <w:marLeft w:val="0"/>
                                          <w:marRight w:val="0"/>
                                          <w:marTop w:val="0"/>
                                          <w:marBottom w:val="0"/>
                                          <w:divBdr>
                                            <w:top w:val="single" w:sz="2" w:space="0" w:color="D9D9E3"/>
                                            <w:left w:val="single" w:sz="2" w:space="0" w:color="D9D9E3"/>
                                            <w:bottom w:val="single" w:sz="2" w:space="0" w:color="D9D9E3"/>
                                            <w:right w:val="single" w:sz="2" w:space="0" w:color="D9D9E3"/>
                                          </w:divBdr>
                                          <w:divsChild>
                                            <w:div w:id="151827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ink/ink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brh980@uowmail.edu.au"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rh980@uowmail.edu.au"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3F9-4A7F-8FB3-601CB3D8E4F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3F9-4A7F-8FB3-601CB3D8E4F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3F9-4A7F-8FB3-601CB3D8E4F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3F9-4A7F-8FB3-601CB3D8E4F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3F9-4A7F-8FB3-601CB3D8E4F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3F9-4A7F-8FB3-601CB3D8E4F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3F9-4A7F-8FB3-601CB3D8E4F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7"/>
              <c:pt idx="0">
                <c:v>Requirements Gathering</c:v>
              </c:pt>
              <c:pt idx="1">
                <c:v>Analysis Phase</c:v>
              </c:pt>
              <c:pt idx="2">
                <c:v>Discussion &amp; Planning</c:v>
              </c:pt>
              <c:pt idx="3">
                <c:v>Design Phase</c:v>
              </c:pt>
              <c:pt idx="4">
                <c:v>Testing &amp; Adjusting</c:v>
              </c:pt>
              <c:pt idx="5">
                <c:v>Implementation</c:v>
              </c:pt>
              <c:pt idx="6">
                <c:v>Project Closure</c:v>
              </c:pt>
            </c:strLit>
          </c:cat>
          <c:val>
            <c:numLit>
              <c:formatCode>\$#,##0.00</c:formatCode>
              <c:ptCount val="7"/>
              <c:pt idx="0">
                <c:v>19263</c:v>
              </c:pt>
              <c:pt idx="1">
                <c:v>8152</c:v>
              </c:pt>
              <c:pt idx="2">
                <c:v>17957</c:v>
              </c:pt>
              <c:pt idx="3">
                <c:v>39888</c:v>
              </c:pt>
              <c:pt idx="4">
                <c:v>22571</c:v>
              </c:pt>
              <c:pt idx="5">
                <c:v>143895</c:v>
              </c:pt>
              <c:pt idx="6">
                <c:v>6384</c:v>
              </c:pt>
            </c:numLit>
          </c:val>
          <c:extLst>
            <c:ext xmlns:c16="http://schemas.microsoft.com/office/drawing/2014/chart" uri="{C3380CC4-5D6E-409C-BE32-E72D297353CC}">
              <c16:uniqueId val="{0000000E-23F9-4A7F-8FB3-601CB3D8E4F9}"/>
            </c:ext>
          </c:extLst>
        </c:ser>
        <c:dLbls>
          <c:dLblPos val="inEnd"/>
          <c:showLegendKey val="0"/>
          <c:showVal val="1"/>
          <c:showCatName val="0"/>
          <c:showSerName val="0"/>
          <c:showPercent val="0"/>
          <c:showBubbleSize val="0"/>
          <c:showLeaderLines val="1"/>
        </c:dLbls>
        <c:firstSliceAng val="0"/>
      </c:pieChart>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11:20:04.029"/>
    </inkml:context>
    <inkml:brush xml:id="br0">
      <inkml:brushProperty name="width" value="0.05" units="cm"/>
      <inkml:brushProperty name="height" value="0.05" units="cm"/>
    </inkml:brush>
  </inkml:definitions>
  <inkml:trace contextRef="#ctx0" brushRef="#br0">0 131 24575,'3'-2'0,"0"0"0,-1 0 0,1 0 0,-1-1 0,1 1 0,-1-1 0,0 1 0,0-1 0,-1 0 0,3-4 0,5-6 0,-6 10 0,2-3 0,0 1 0,0-1 0,0 1 0,1 0 0,8-5 0,-12 9 0,0 0 0,0 0 0,0 0 0,0 0 0,0 1 0,0-1 0,0 1 0,0-1 0,1 1 0,-1 0 0,0 0 0,0 0 0,0 0 0,1 0 0,-1 0 0,0 1 0,0-1 0,0 1 0,0 0 0,0-1 0,0 1 0,4 2 0,22 12 0,0 1 0,36 13 0,18-11 0,-79-17 0,1-1 0,-1 0 0,1-1 0,0 1 0,-1-1 0,1 1 0,-1-1 0,1 0 0,-1 0 0,1-1 0,-1 1 0,0-1 0,0 0 0,0 1 0,0-1 0,0-1 0,0 1 0,0 0 0,-1-1 0,1 1 0,2-4 0,7-8 0,-1 0 0,18-28 0,-23 30-1365,-1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11:19:59.610"/>
    </inkml:context>
    <inkml:brush xml:id="br0">
      <inkml:brushProperty name="width" value="0.05" units="cm"/>
      <inkml:brushProperty name="height" value="0.05" units="cm"/>
    </inkml:brush>
  </inkml:definitions>
  <inkml:trace contextRef="#ctx0" brushRef="#br0">0 132 24575,'0'-5'0,"0"0"0,1 0 0,-1 0 0,1 0 0,0 0 0,0 1 0,0-1 0,1 0 0,0 0 0,0 1 0,0-1 0,0 1 0,1 0 0,0-1 0,0 1 0,0 0 0,0 1 0,1-1 0,-1 0 0,1 1 0,0 0 0,0 0 0,0 0 0,0 1 0,9-5 0,-11 7 0,1-1 0,-1 1 0,1 0 0,-1-1 0,1 1 0,-1 1 0,1-1 0,0 0 0,-1 0 0,1 1 0,-1 0 0,1-1 0,-1 1 0,1 0 0,-1 0 0,5 3 0,35 27 0,-26-17 0,6 11 0,-20-22 0,0 0 0,0 0 0,0 0 0,1-1 0,-1 1 0,1-1 0,-1 0 0,1 1 0,0-1 0,0 0 0,4 1 0,3 2 0,-5-2 0,0-1 0,0 0 0,0 0 0,0 0 0,8 1 0,-11-2 0,0-1 0,0 0 0,0 0 0,0 0 0,0 0 0,0-1 0,0 1 0,0 0 0,0-1 0,0 0 0,0 1 0,0-1 0,0 0 0,0 0 0,-1 0 0,1 0 0,0 0 0,-1 0 0,1-1 0,2-1 0,47-54-1365,18-20-5461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279AC-D3C8-407A-9B3C-61EBCB9B7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7695</Words>
  <Characters>43867</Characters>
  <Application>Microsoft Office Word</Application>
  <DocSecurity>4</DocSecurity>
  <Lines>365</Lines>
  <Paragraphs>102</Paragraphs>
  <ScaleCrop>false</ScaleCrop>
  <Company/>
  <LinksUpToDate>false</LinksUpToDate>
  <CharactersWithSpaces>51460</CharactersWithSpaces>
  <SharedDoc>false</SharedDoc>
  <HLinks>
    <vt:vector size="126" baseType="variant">
      <vt:variant>
        <vt:i4>6946895</vt:i4>
      </vt:variant>
      <vt:variant>
        <vt:i4>120</vt:i4>
      </vt:variant>
      <vt:variant>
        <vt:i4>0</vt:i4>
      </vt:variant>
      <vt:variant>
        <vt:i4>5</vt:i4>
      </vt:variant>
      <vt:variant>
        <vt:lpwstr>mailto:brh980@uowmail.edu.au</vt:lpwstr>
      </vt:variant>
      <vt:variant>
        <vt:lpwstr/>
      </vt:variant>
      <vt:variant>
        <vt:i4>6946895</vt:i4>
      </vt:variant>
      <vt:variant>
        <vt:i4>117</vt:i4>
      </vt:variant>
      <vt:variant>
        <vt:i4>0</vt:i4>
      </vt:variant>
      <vt:variant>
        <vt:i4>5</vt:i4>
      </vt:variant>
      <vt:variant>
        <vt:lpwstr>mailto:brh980@uowmail.edu.au</vt:lpwstr>
      </vt:variant>
      <vt:variant>
        <vt:lpwstr/>
      </vt:variant>
      <vt:variant>
        <vt:i4>1310774</vt:i4>
      </vt:variant>
      <vt:variant>
        <vt:i4>110</vt:i4>
      </vt:variant>
      <vt:variant>
        <vt:i4>0</vt:i4>
      </vt:variant>
      <vt:variant>
        <vt:i4>5</vt:i4>
      </vt:variant>
      <vt:variant>
        <vt:lpwstr/>
      </vt:variant>
      <vt:variant>
        <vt:lpwstr>_Toc606734506</vt:lpwstr>
      </vt:variant>
      <vt:variant>
        <vt:i4>1703985</vt:i4>
      </vt:variant>
      <vt:variant>
        <vt:i4>104</vt:i4>
      </vt:variant>
      <vt:variant>
        <vt:i4>0</vt:i4>
      </vt:variant>
      <vt:variant>
        <vt:i4>5</vt:i4>
      </vt:variant>
      <vt:variant>
        <vt:lpwstr/>
      </vt:variant>
      <vt:variant>
        <vt:lpwstr>_Toc361847742</vt:lpwstr>
      </vt:variant>
      <vt:variant>
        <vt:i4>1310780</vt:i4>
      </vt:variant>
      <vt:variant>
        <vt:i4>98</vt:i4>
      </vt:variant>
      <vt:variant>
        <vt:i4>0</vt:i4>
      </vt:variant>
      <vt:variant>
        <vt:i4>5</vt:i4>
      </vt:variant>
      <vt:variant>
        <vt:lpwstr/>
      </vt:variant>
      <vt:variant>
        <vt:lpwstr>_Toc53071087</vt:lpwstr>
      </vt:variant>
      <vt:variant>
        <vt:i4>2162688</vt:i4>
      </vt:variant>
      <vt:variant>
        <vt:i4>92</vt:i4>
      </vt:variant>
      <vt:variant>
        <vt:i4>0</vt:i4>
      </vt:variant>
      <vt:variant>
        <vt:i4>5</vt:i4>
      </vt:variant>
      <vt:variant>
        <vt:lpwstr/>
      </vt:variant>
      <vt:variant>
        <vt:lpwstr>_Toc1118251832</vt:lpwstr>
      </vt:variant>
      <vt:variant>
        <vt:i4>1114160</vt:i4>
      </vt:variant>
      <vt:variant>
        <vt:i4>86</vt:i4>
      </vt:variant>
      <vt:variant>
        <vt:i4>0</vt:i4>
      </vt:variant>
      <vt:variant>
        <vt:i4>5</vt:i4>
      </vt:variant>
      <vt:variant>
        <vt:lpwstr/>
      </vt:variant>
      <vt:variant>
        <vt:lpwstr>_Toc203641516</vt:lpwstr>
      </vt:variant>
      <vt:variant>
        <vt:i4>2293768</vt:i4>
      </vt:variant>
      <vt:variant>
        <vt:i4>80</vt:i4>
      </vt:variant>
      <vt:variant>
        <vt:i4>0</vt:i4>
      </vt:variant>
      <vt:variant>
        <vt:i4>5</vt:i4>
      </vt:variant>
      <vt:variant>
        <vt:lpwstr/>
      </vt:variant>
      <vt:variant>
        <vt:lpwstr>_Toc1112263697</vt:lpwstr>
      </vt:variant>
      <vt:variant>
        <vt:i4>2424835</vt:i4>
      </vt:variant>
      <vt:variant>
        <vt:i4>74</vt:i4>
      </vt:variant>
      <vt:variant>
        <vt:i4>0</vt:i4>
      </vt:variant>
      <vt:variant>
        <vt:i4>5</vt:i4>
      </vt:variant>
      <vt:variant>
        <vt:lpwstr/>
      </vt:variant>
      <vt:variant>
        <vt:lpwstr>_Toc1160948255</vt:lpwstr>
      </vt:variant>
      <vt:variant>
        <vt:i4>1835063</vt:i4>
      </vt:variant>
      <vt:variant>
        <vt:i4>68</vt:i4>
      </vt:variant>
      <vt:variant>
        <vt:i4>0</vt:i4>
      </vt:variant>
      <vt:variant>
        <vt:i4>5</vt:i4>
      </vt:variant>
      <vt:variant>
        <vt:lpwstr/>
      </vt:variant>
      <vt:variant>
        <vt:lpwstr>_Toc891485634</vt:lpwstr>
      </vt:variant>
      <vt:variant>
        <vt:i4>1572912</vt:i4>
      </vt:variant>
      <vt:variant>
        <vt:i4>62</vt:i4>
      </vt:variant>
      <vt:variant>
        <vt:i4>0</vt:i4>
      </vt:variant>
      <vt:variant>
        <vt:i4>5</vt:i4>
      </vt:variant>
      <vt:variant>
        <vt:lpwstr/>
      </vt:variant>
      <vt:variant>
        <vt:lpwstr>_Toc809512084</vt:lpwstr>
      </vt:variant>
      <vt:variant>
        <vt:i4>1048628</vt:i4>
      </vt:variant>
      <vt:variant>
        <vt:i4>56</vt:i4>
      </vt:variant>
      <vt:variant>
        <vt:i4>0</vt:i4>
      </vt:variant>
      <vt:variant>
        <vt:i4>5</vt:i4>
      </vt:variant>
      <vt:variant>
        <vt:lpwstr/>
      </vt:variant>
      <vt:variant>
        <vt:lpwstr>_Toc598513886</vt:lpwstr>
      </vt:variant>
      <vt:variant>
        <vt:i4>2686981</vt:i4>
      </vt:variant>
      <vt:variant>
        <vt:i4>50</vt:i4>
      </vt:variant>
      <vt:variant>
        <vt:i4>0</vt:i4>
      </vt:variant>
      <vt:variant>
        <vt:i4>5</vt:i4>
      </vt:variant>
      <vt:variant>
        <vt:lpwstr/>
      </vt:variant>
      <vt:variant>
        <vt:lpwstr>_Toc1708576177</vt:lpwstr>
      </vt:variant>
      <vt:variant>
        <vt:i4>2162701</vt:i4>
      </vt:variant>
      <vt:variant>
        <vt:i4>44</vt:i4>
      </vt:variant>
      <vt:variant>
        <vt:i4>0</vt:i4>
      </vt:variant>
      <vt:variant>
        <vt:i4>5</vt:i4>
      </vt:variant>
      <vt:variant>
        <vt:lpwstr/>
      </vt:variant>
      <vt:variant>
        <vt:lpwstr>_Toc2028814916</vt:lpwstr>
      </vt:variant>
      <vt:variant>
        <vt:i4>1179702</vt:i4>
      </vt:variant>
      <vt:variant>
        <vt:i4>38</vt:i4>
      </vt:variant>
      <vt:variant>
        <vt:i4>0</vt:i4>
      </vt:variant>
      <vt:variant>
        <vt:i4>5</vt:i4>
      </vt:variant>
      <vt:variant>
        <vt:lpwstr/>
      </vt:variant>
      <vt:variant>
        <vt:lpwstr>_Toc442053525</vt:lpwstr>
      </vt:variant>
      <vt:variant>
        <vt:i4>1703998</vt:i4>
      </vt:variant>
      <vt:variant>
        <vt:i4>32</vt:i4>
      </vt:variant>
      <vt:variant>
        <vt:i4>0</vt:i4>
      </vt:variant>
      <vt:variant>
        <vt:i4>5</vt:i4>
      </vt:variant>
      <vt:variant>
        <vt:lpwstr/>
      </vt:variant>
      <vt:variant>
        <vt:lpwstr>_Toc893405558</vt:lpwstr>
      </vt:variant>
      <vt:variant>
        <vt:i4>1572927</vt:i4>
      </vt:variant>
      <vt:variant>
        <vt:i4>26</vt:i4>
      </vt:variant>
      <vt:variant>
        <vt:i4>0</vt:i4>
      </vt:variant>
      <vt:variant>
        <vt:i4>5</vt:i4>
      </vt:variant>
      <vt:variant>
        <vt:lpwstr/>
      </vt:variant>
      <vt:variant>
        <vt:lpwstr>_Toc995130075</vt:lpwstr>
      </vt:variant>
      <vt:variant>
        <vt:i4>2883588</vt:i4>
      </vt:variant>
      <vt:variant>
        <vt:i4>20</vt:i4>
      </vt:variant>
      <vt:variant>
        <vt:i4>0</vt:i4>
      </vt:variant>
      <vt:variant>
        <vt:i4>5</vt:i4>
      </vt:variant>
      <vt:variant>
        <vt:lpwstr/>
      </vt:variant>
      <vt:variant>
        <vt:lpwstr>_Toc1636110278</vt:lpwstr>
      </vt:variant>
      <vt:variant>
        <vt:i4>1507381</vt:i4>
      </vt:variant>
      <vt:variant>
        <vt:i4>14</vt:i4>
      </vt:variant>
      <vt:variant>
        <vt:i4>0</vt:i4>
      </vt:variant>
      <vt:variant>
        <vt:i4>5</vt:i4>
      </vt:variant>
      <vt:variant>
        <vt:lpwstr/>
      </vt:variant>
      <vt:variant>
        <vt:lpwstr>_Toc370326424</vt:lpwstr>
      </vt:variant>
      <vt:variant>
        <vt:i4>2162702</vt:i4>
      </vt:variant>
      <vt:variant>
        <vt:i4>8</vt:i4>
      </vt:variant>
      <vt:variant>
        <vt:i4>0</vt:i4>
      </vt:variant>
      <vt:variant>
        <vt:i4>5</vt:i4>
      </vt:variant>
      <vt:variant>
        <vt:lpwstr/>
      </vt:variant>
      <vt:variant>
        <vt:lpwstr>_Toc2059499345</vt:lpwstr>
      </vt:variant>
      <vt:variant>
        <vt:i4>1769520</vt:i4>
      </vt:variant>
      <vt:variant>
        <vt:i4>2</vt:i4>
      </vt:variant>
      <vt:variant>
        <vt:i4>0</vt:i4>
      </vt:variant>
      <vt:variant>
        <vt:i4>5</vt:i4>
      </vt:variant>
      <vt:variant>
        <vt:lpwstr/>
      </vt:variant>
      <vt:variant>
        <vt:lpwstr>_Toc10752049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 Olsen</dc:creator>
  <cp:keywords/>
  <dc:description/>
  <cp:lastModifiedBy>Rhys Mathews</cp:lastModifiedBy>
  <cp:revision>2710</cp:revision>
  <dcterms:created xsi:type="dcterms:W3CDTF">2023-04-02T00:58:00Z</dcterms:created>
  <dcterms:modified xsi:type="dcterms:W3CDTF">2023-05-26T05:27:00Z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37de199b719a322f4b28511d063459ee7b60db543047032641444619315ef580</vt:lpwstr>
  </property>
</Properties>
</file>